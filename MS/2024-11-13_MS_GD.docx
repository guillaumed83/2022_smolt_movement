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B5F07" w14:textId="1848B5B3" w:rsidR="001776BC" w:rsidRPr="002E7B26" w:rsidRDefault="295D2AB5" w:rsidP="002E7B26">
      <w:pPr>
        <w:pStyle w:val="Title"/>
        <w:rPr>
          <w:rFonts w:ascii="Times New Roman" w:hAnsi="Times New Roman" w:cs="Times New Roman"/>
          <w:sz w:val="36"/>
          <w:szCs w:val="36"/>
        </w:rPr>
      </w:pPr>
      <w:bookmarkStart w:id="0" w:name="_Hlk181020547"/>
      <w:r w:rsidRPr="7237CBF1">
        <w:rPr>
          <w:rFonts w:ascii="Times New Roman" w:hAnsi="Times New Roman" w:cs="Times New Roman"/>
          <w:sz w:val="36"/>
          <w:szCs w:val="36"/>
        </w:rPr>
        <w:t xml:space="preserve">Navigating </w:t>
      </w:r>
      <w:r w:rsidR="5493B4A2" w:rsidRPr="7237CBF1">
        <w:rPr>
          <w:rFonts w:ascii="Times New Roman" w:hAnsi="Times New Roman" w:cs="Times New Roman"/>
          <w:sz w:val="36"/>
          <w:szCs w:val="36"/>
        </w:rPr>
        <w:t>c</w:t>
      </w:r>
      <w:r w:rsidRPr="7237CBF1">
        <w:rPr>
          <w:rFonts w:ascii="Times New Roman" w:hAnsi="Times New Roman" w:cs="Times New Roman"/>
          <w:sz w:val="36"/>
          <w:szCs w:val="36"/>
        </w:rPr>
        <w:t xml:space="preserve">omplexity: channel selection of Atlantic salmon smolts through an island network </w:t>
      </w:r>
      <w:r w:rsidR="5B6A459C" w:rsidRPr="7237CBF1">
        <w:rPr>
          <w:rFonts w:ascii="Times New Roman" w:hAnsi="Times New Roman" w:cs="Times New Roman"/>
          <w:sz w:val="36"/>
          <w:szCs w:val="36"/>
        </w:rPr>
        <w:t>during</w:t>
      </w:r>
      <w:r w:rsidRPr="7237CBF1">
        <w:rPr>
          <w:rFonts w:ascii="Times New Roman" w:hAnsi="Times New Roman" w:cs="Times New Roman"/>
          <w:sz w:val="36"/>
          <w:szCs w:val="36"/>
        </w:rPr>
        <w:t xml:space="preserve"> their migration to the marine environment</w:t>
      </w:r>
    </w:p>
    <w:bookmarkEnd w:id="0"/>
    <w:p w14:paraId="6BA86995" w14:textId="308C049C" w:rsidR="005D6D23" w:rsidRPr="009A03BE" w:rsidRDefault="005D6D23">
      <w:pPr>
        <w:rPr>
          <w:rFonts w:ascii="Times New Roman" w:hAnsi="Times New Roman" w:cs="Times New Roman"/>
        </w:rPr>
      </w:pPr>
    </w:p>
    <w:p w14:paraId="0699A9F2" w14:textId="790AF6DE" w:rsidR="005D6D23" w:rsidRPr="002E7B26" w:rsidRDefault="005D6D23" w:rsidP="002E7B26">
      <w:pPr>
        <w:jc w:val="both"/>
        <w:rPr>
          <w:rFonts w:ascii="Times New Roman" w:hAnsi="Times New Roman" w:cs="Times New Roman"/>
        </w:rPr>
      </w:pPr>
    </w:p>
    <w:p w14:paraId="21B21606" w14:textId="77777777" w:rsidR="00A624C7" w:rsidRPr="0031433A" w:rsidRDefault="00A624C7" w:rsidP="00A624C7">
      <w:pPr>
        <w:rPr>
          <w:rFonts w:ascii="Times New Roman" w:hAnsi="Times New Roman" w:cs="Times New Roman"/>
          <w:vertAlign w:val="superscript"/>
          <w:lang w:val="fr-FR"/>
        </w:rPr>
      </w:pPr>
      <w:r w:rsidRPr="0031433A">
        <w:rPr>
          <w:rFonts w:ascii="Times New Roman" w:hAnsi="Times New Roman" w:cs="Times New Roman"/>
          <w:lang w:val="fr-FR"/>
        </w:rPr>
        <w:t>Guillaume J.R. Dauphin</w:t>
      </w:r>
      <w:r w:rsidRPr="0031433A">
        <w:rPr>
          <w:rFonts w:ascii="Times New Roman" w:hAnsi="Times New Roman" w:cs="Times New Roman"/>
          <w:vertAlign w:val="superscript"/>
          <w:lang w:val="fr-FR"/>
        </w:rPr>
        <w:t>1</w:t>
      </w:r>
      <w:r w:rsidRPr="0031433A">
        <w:rPr>
          <w:rFonts w:ascii="Times New Roman" w:hAnsi="Times New Roman" w:cs="Times New Roman"/>
          <w:lang w:val="fr-FR"/>
        </w:rPr>
        <w:t>, Jason Daniels</w:t>
      </w:r>
      <w:r w:rsidRPr="00E20C61">
        <w:rPr>
          <w:rFonts w:ascii="Times New Roman" w:hAnsi="Times New Roman" w:cs="Times New Roman"/>
          <w:vertAlign w:val="superscript"/>
          <w:lang w:val="fr-FR"/>
        </w:rPr>
        <w:t>2</w:t>
      </w:r>
      <w:r w:rsidRPr="0031433A">
        <w:rPr>
          <w:rFonts w:ascii="Times New Roman" w:hAnsi="Times New Roman" w:cs="Times New Roman"/>
          <w:lang w:val="fr-FR"/>
        </w:rPr>
        <w:t>, Carole-Anne Gillis</w:t>
      </w:r>
      <w:r w:rsidRPr="0031433A">
        <w:rPr>
          <w:rFonts w:ascii="Times New Roman" w:hAnsi="Times New Roman" w:cs="Times New Roman"/>
          <w:vertAlign w:val="superscript"/>
          <w:lang w:val="fr-FR"/>
        </w:rPr>
        <w:t>3</w:t>
      </w:r>
    </w:p>
    <w:p w14:paraId="4803BA0C" w14:textId="77777777" w:rsidR="00A624C7" w:rsidRPr="0031433A" w:rsidRDefault="00A624C7" w:rsidP="00A624C7">
      <w:pPr>
        <w:rPr>
          <w:rFonts w:ascii="Times New Roman" w:hAnsi="Times New Roman" w:cs="Times New Roman"/>
          <w:lang w:val="fr-FR"/>
        </w:rPr>
      </w:pPr>
    </w:p>
    <w:p w14:paraId="52053E57" w14:textId="77777777" w:rsidR="00A624C7" w:rsidRPr="0031433A" w:rsidRDefault="00A624C7" w:rsidP="00A624C7">
      <w:pPr>
        <w:rPr>
          <w:rFonts w:ascii="Times New Roman" w:hAnsi="Times New Roman" w:cs="Times New Roman"/>
          <w:lang w:val="fr-FR"/>
        </w:rPr>
      </w:pPr>
    </w:p>
    <w:p w14:paraId="2E358399" w14:textId="77777777" w:rsidR="00A624C7" w:rsidRPr="00207C33" w:rsidRDefault="00A624C7" w:rsidP="00A624C7">
      <w:pPr>
        <w:rPr>
          <w:rStyle w:val="normaltextrun"/>
          <w:rFonts w:ascii="Times New Roman" w:hAnsi="Times New Roman" w:cs="Times New Roman"/>
          <w:color w:val="000000"/>
          <w:shd w:val="clear" w:color="auto" w:fill="FFFFFF"/>
        </w:rPr>
      </w:pPr>
      <w:r w:rsidRPr="00207C33">
        <w:rPr>
          <w:rStyle w:val="normaltextrun"/>
          <w:rFonts w:ascii="Times New Roman" w:hAnsi="Times New Roman" w:cs="Times New Roman"/>
          <w:color w:val="000000"/>
          <w:sz w:val="17"/>
          <w:szCs w:val="17"/>
          <w:shd w:val="clear" w:color="auto" w:fill="FFFFFF"/>
          <w:vertAlign w:val="superscript"/>
        </w:rPr>
        <w:t>1</w:t>
      </w:r>
      <w:r w:rsidRPr="00207C33">
        <w:rPr>
          <w:rStyle w:val="normaltextrun"/>
          <w:rFonts w:ascii="Times New Roman" w:hAnsi="Times New Roman" w:cs="Times New Roman"/>
          <w:color w:val="000000"/>
          <w:shd w:val="clear" w:color="auto" w:fill="FFFFFF"/>
        </w:rPr>
        <w:t xml:space="preserve">: Fisheries and Oceans Canada, Gulf Region, P.O. Box 5030, 343 Université Avenue, Moncton, NB, Canada E1C 9B6, </w:t>
      </w:r>
      <w:hyperlink r:id="rId8" w:history="1">
        <w:r w:rsidRPr="00207C33">
          <w:rPr>
            <w:rStyle w:val="Hyperlink"/>
            <w:rFonts w:ascii="Times New Roman" w:hAnsi="Times New Roman" w:cs="Times New Roman"/>
            <w:shd w:val="clear" w:color="auto" w:fill="FFFFFF"/>
          </w:rPr>
          <w:t>guillaume.dauphin@gmail.com</w:t>
        </w:r>
      </w:hyperlink>
      <w:r w:rsidRPr="00207C33">
        <w:rPr>
          <w:rStyle w:val="normaltextrun"/>
          <w:rFonts w:ascii="Times New Roman" w:hAnsi="Times New Roman" w:cs="Times New Roman"/>
          <w:color w:val="000000"/>
          <w:shd w:val="clear" w:color="auto" w:fill="FFFFFF"/>
        </w:rPr>
        <w:t xml:space="preserve"> </w:t>
      </w:r>
    </w:p>
    <w:p w14:paraId="56063EF3" w14:textId="77777777" w:rsidR="00A624C7" w:rsidRPr="00A624C7" w:rsidRDefault="00A624C7" w:rsidP="00A624C7">
      <w:pPr>
        <w:rPr>
          <w:rFonts w:ascii="Times New Roman" w:hAnsi="Times New Roman" w:cs="Times New Roman"/>
          <w:lang w:val="en-CA"/>
        </w:rPr>
      </w:pPr>
      <w:r w:rsidRPr="00A624C7">
        <w:rPr>
          <w:rFonts w:ascii="Times New Roman" w:hAnsi="Times New Roman" w:cs="Times New Roman"/>
          <w:vertAlign w:val="superscript"/>
          <w:lang w:val="en-CA"/>
        </w:rPr>
        <w:t>2</w:t>
      </w:r>
      <w:r w:rsidRPr="00A624C7">
        <w:rPr>
          <w:rFonts w:ascii="Times New Roman" w:hAnsi="Times New Roman" w:cs="Times New Roman"/>
          <w:lang w:val="en-CA"/>
        </w:rPr>
        <w:t xml:space="preserve"> Atlantic Salmon Federation, ADDRESS</w:t>
      </w:r>
    </w:p>
    <w:p w14:paraId="48A9DD39" w14:textId="77777777" w:rsidR="00A624C7" w:rsidRPr="0031433A" w:rsidRDefault="00A624C7" w:rsidP="00A624C7">
      <w:pPr>
        <w:rPr>
          <w:rFonts w:ascii="Times New Roman" w:hAnsi="Times New Roman" w:cs="Times New Roman"/>
        </w:rPr>
      </w:pPr>
      <w:r w:rsidRPr="00A624C7">
        <w:rPr>
          <w:rFonts w:ascii="Times New Roman" w:hAnsi="Times New Roman" w:cs="Times New Roman"/>
          <w:vertAlign w:val="superscript"/>
          <w:lang w:val="en-CA"/>
        </w:rPr>
        <w:t>3</w:t>
      </w:r>
      <w:r w:rsidRPr="00A624C7">
        <w:rPr>
          <w:rFonts w:ascii="Times New Roman" w:hAnsi="Times New Roman" w:cs="Times New Roman"/>
          <w:lang w:val="en-CA"/>
        </w:rPr>
        <w:t xml:space="preserve"> Gespe’gewa’gi Institute of Natural U</w:t>
      </w:r>
      <w:r w:rsidRPr="00207C33">
        <w:rPr>
          <w:rFonts w:ascii="Times New Roman" w:hAnsi="Times New Roman" w:cs="Times New Roman"/>
        </w:rPr>
        <w:t xml:space="preserve">nderstanding (GINU), </w:t>
      </w:r>
      <w:r>
        <w:rPr>
          <w:rFonts w:ascii="Times New Roman" w:hAnsi="Times New Roman" w:cs="Times New Roman"/>
        </w:rPr>
        <w:t>1 Marshall Way, Listuguj, Gespe’gewa’gi, Mi’gma’qi.</w:t>
      </w:r>
    </w:p>
    <w:p w14:paraId="4D23A45A" w14:textId="52D6EBF9" w:rsidR="097BE2B2" w:rsidRPr="00033DEB" w:rsidRDefault="097BE2B2" w:rsidP="097BE2B2">
      <w:pPr>
        <w:rPr>
          <w:rFonts w:ascii="Times New Roman" w:hAnsi="Times New Roman" w:cs="Times New Roman"/>
        </w:rPr>
      </w:pPr>
    </w:p>
    <w:p w14:paraId="62839D80" w14:textId="6F44EE1F" w:rsidR="097BE2B2" w:rsidRPr="00033DEB" w:rsidRDefault="097BE2B2" w:rsidP="097BE2B2">
      <w:pPr>
        <w:rPr>
          <w:rFonts w:ascii="Times New Roman" w:hAnsi="Times New Roman" w:cs="Times New Roman"/>
        </w:rPr>
      </w:pPr>
    </w:p>
    <w:p w14:paraId="5073D652" w14:textId="6E9DD448" w:rsidR="097BE2B2" w:rsidRPr="00033DEB" w:rsidRDefault="097BE2B2" w:rsidP="097BE2B2">
      <w:pPr>
        <w:rPr>
          <w:rFonts w:ascii="Times New Roman" w:hAnsi="Times New Roman" w:cs="Times New Roman"/>
        </w:rPr>
      </w:pPr>
    </w:p>
    <w:p w14:paraId="2CFFE282" w14:textId="7B4A94A9" w:rsidR="097BE2B2" w:rsidRPr="00033DEB" w:rsidRDefault="097BE2B2" w:rsidP="097BE2B2">
      <w:pPr>
        <w:rPr>
          <w:rFonts w:ascii="Times New Roman" w:hAnsi="Times New Roman" w:cs="Times New Roman"/>
        </w:rPr>
      </w:pPr>
    </w:p>
    <w:p w14:paraId="0A1B82E8" w14:textId="3AB30108" w:rsidR="002E7B26" w:rsidRDefault="002E7B26" w:rsidP="002E7B26">
      <w:pPr>
        <w:spacing w:line="480" w:lineRule="auto"/>
        <w:rPr>
          <w:rFonts w:ascii="Times New Roman" w:hAnsi="Times New Roman" w:cs="Times New Roman"/>
        </w:rPr>
      </w:pPr>
      <w:r w:rsidRPr="61B4F62D">
        <w:rPr>
          <w:rFonts w:ascii="Times New Roman" w:hAnsi="Times New Roman" w:cs="Times New Roman"/>
        </w:rPr>
        <w:t xml:space="preserve">Keywords: </w:t>
      </w:r>
      <w:r w:rsidR="000872EB">
        <w:rPr>
          <w:rFonts w:ascii="Times New Roman" w:hAnsi="Times New Roman" w:cs="Times New Roman"/>
        </w:rPr>
        <w:t>A</w:t>
      </w:r>
      <w:r w:rsidRPr="61B4F62D">
        <w:rPr>
          <w:rFonts w:ascii="Times New Roman" w:hAnsi="Times New Roman" w:cs="Times New Roman"/>
        </w:rPr>
        <w:t>coustic telemetry</w:t>
      </w:r>
      <w:r w:rsidR="008B449B">
        <w:rPr>
          <w:rFonts w:ascii="Times New Roman" w:hAnsi="Times New Roman" w:cs="Times New Roman"/>
        </w:rPr>
        <w:t>, Bayes</w:t>
      </w:r>
      <w:r w:rsidRPr="61B4F62D">
        <w:rPr>
          <w:rFonts w:ascii="Times New Roman" w:hAnsi="Times New Roman" w:cs="Times New Roman"/>
        </w:rPr>
        <w:t xml:space="preserve">, </w:t>
      </w:r>
      <w:r w:rsidR="008B449B">
        <w:rPr>
          <w:rFonts w:ascii="Times New Roman" w:hAnsi="Times New Roman" w:cs="Times New Roman"/>
        </w:rPr>
        <w:t>B</w:t>
      </w:r>
      <w:r w:rsidR="075E1421" w:rsidRPr="2F89820C">
        <w:rPr>
          <w:rFonts w:ascii="Times New Roman" w:hAnsi="Times New Roman" w:cs="Times New Roman"/>
        </w:rPr>
        <w:t>ehavior</w:t>
      </w:r>
      <w:r w:rsidRPr="61B4F62D">
        <w:rPr>
          <w:rFonts w:ascii="Times New Roman" w:hAnsi="Times New Roman" w:cs="Times New Roman"/>
        </w:rPr>
        <w:t>,</w:t>
      </w:r>
      <w:r w:rsidR="008B449B">
        <w:rPr>
          <w:rFonts w:ascii="Times New Roman" w:hAnsi="Times New Roman" w:cs="Times New Roman"/>
        </w:rPr>
        <w:t xml:space="preserve"> Residency,</w:t>
      </w:r>
      <w:r w:rsidRPr="61B4F62D">
        <w:rPr>
          <w:rFonts w:ascii="Times New Roman" w:hAnsi="Times New Roman" w:cs="Times New Roman"/>
        </w:rPr>
        <w:t xml:space="preserve"> </w:t>
      </w:r>
      <w:r w:rsidR="008B449B">
        <w:rPr>
          <w:rFonts w:ascii="Times New Roman" w:hAnsi="Times New Roman" w:cs="Times New Roman"/>
        </w:rPr>
        <w:t>S</w:t>
      </w:r>
      <w:r>
        <w:rPr>
          <w:rFonts w:ascii="Times New Roman" w:hAnsi="Times New Roman" w:cs="Times New Roman"/>
        </w:rPr>
        <w:t>tate-space model</w:t>
      </w:r>
    </w:p>
    <w:p w14:paraId="026160A9" w14:textId="02BAD6D0" w:rsidR="097BE2B2" w:rsidRDefault="097BE2B2" w:rsidP="097BE2B2">
      <w:pPr>
        <w:rPr>
          <w:rFonts w:ascii="Times New Roman" w:hAnsi="Times New Roman" w:cs="Times New Roman"/>
        </w:rPr>
      </w:pPr>
    </w:p>
    <w:p w14:paraId="43FE4954" w14:textId="77777777" w:rsidR="002E7B26" w:rsidRDefault="002E7B26" w:rsidP="097BE2B2">
      <w:pPr>
        <w:rPr>
          <w:rFonts w:ascii="Times New Roman" w:hAnsi="Times New Roman" w:cs="Times New Roman"/>
        </w:rPr>
      </w:pPr>
    </w:p>
    <w:p w14:paraId="78D8048D" w14:textId="77777777" w:rsidR="002E7B26" w:rsidRDefault="002E7B26" w:rsidP="097BE2B2">
      <w:pPr>
        <w:rPr>
          <w:rFonts w:ascii="Times New Roman" w:hAnsi="Times New Roman" w:cs="Times New Roman"/>
        </w:rPr>
      </w:pPr>
    </w:p>
    <w:p w14:paraId="14D30F5E" w14:textId="77777777" w:rsidR="002E7B26" w:rsidRDefault="002E7B26" w:rsidP="097BE2B2">
      <w:pPr>
        <w:rPr>
          <w:rFonts w:ascii="Times New Roman" w:hAnsi="Times New Roman" w:cs="Times New Roman"/>
        </w:rPr>
      </w:pPr>
    </w:p>
    <w:p w14:paraId="4B278556" w14:textId="77777777" w:rsidR="002E7B26" w:rsidRDefault="002E7B26" w:rsidP="097BE2B2">
      <w:pPr>
        <w:rPr>
          <w:rFonts w:ascii="Times New Roman" w:hAnsi="Times New Roman" w:cs="Times New Roman"/>
        </w:rPr>
      </w:pPr>
    </w:p>
    <w:p w14:paraId="161CF400" w14:textId="77777777" w:rsidR="002E7B26" w:rsidRDefault="002E7B26" w:rsidP="097BE2B2">
      <w:pPr>
        <w:rPr>
          <w:rFonts w:ascii="Times New Roman" w:hAnsi="Times New Roman" w:cs="Times New Roman"/>
        </w:rPr>
      </w:pPr>
    </w:p>
    <w:p w14:paraId="6DED1E71" w14:textId="77777777" w:rsidR="002E7B26" w:rsidRDefault="002E7B26" w:rsidP="097BE2B2">
      <w:pPr>
        <w:rPr>
          <w:rFonts w:ascii="Times New Roman" w:hAnsi="Times New Roman" w:cs="Times New Roman"/>
        </w:rPr>
      </w:pPr>
    </w:p>
    <w:p w14:paraId="7C9B8F7F" w14:textId="77777777" w:rsidR="002E7B26" w:rsidRDefault="002E7B26" w:rsidP="097BE2B2">
      <w:pPr>
        <w:rPr>
          <w:rFonts w:ascii="Times New Roman" w:hAnsi="Times New Roman" w:cs="Times New Roman"/>
        </w:rPr>
      </w:pPr>
    </w:p>
    <w:p w14:paraId="3FB1A9DF" w14:textId="77777777" w:rsidR="002E7B26" w:rsidRDefault="002E7B26" w:rsidP="097BE2B2">
      <w:pPr>
        <w:rPr>
          <w:rFonts w:ascii="Times New Roman" w:hAnsi="Times New Roman" w:cs="Times New Roman"/>
        </w:rPr>
      </w:pPr>
    </w:p>
    <w:p w14:paraId="2E4B8D2D" w14:textId="77777777" w:rsidR="002E7B26" w:rsidRDefault="002E7B26" w:rsidP="097BE2B2">
      <w:pPr>
        <w:rPr>
          <w:rFonts w:ascii="Times New Roman" w:hAnsi="Times New Roman" w:cs="Times New Roman"/>
        </w:rPr>
      </w:pPr>
    </w:p>
    <w:p w14:paraId="3147CE6D" w14:textId="77777777" w:rsidR="002E7B26" w:rsidRDefault="002E7B26" w:rsidP="097BE2B2">
      <w:pPr>
        <w:rPr>
          <w:rFonts w:ascii="Times New Roman" w:hAnsi="Times New Roman" w:cs="Times New Roman"/>
        </w:rPr>
      </w:pPr>
    </w:p>
    <w:p w14:paraId="2D5F9BA2" w14:textId="77777777" w:rsidR="002E7B26" w:rsidRDefault="002E7B26" w:rsidP="097BE2B2">
      <w:pPr>
        <w:rPr>
          <w:rFonts w:ascii="Times New Roman" w:hAnsi="Times New Roman" w:cs="Times New Roman"/>
        </w:rPr>
      </w:pPr>
    </w:p>
    <w:p w14:paraId="764B0D65" w14:textId="188035DD" w:rsidR="005D6D23" w:rsidRPr="00C1523E" w:rsidRDefault="771470F8" w:rsidP="771470F8">
      <w:pPr>
        <w:spacing w:line="480" w:lineRule="auto"/>
        <w:rPr>
          <w:rFonts w:ascii="Times New Roman" w:hAnsi="Times New Roman" w:cs="Times New Roman"/>
          <w:b/>
          <w:bCs/>
        </w:rPr>
      </w:pPr>
      <w:r w:rsidRPr="00C1523E">
        <w:rPr>
          <w:rFonts w:ascii="Times New Roman" w:hAnsi="Times New Roman" w:cs="Times New Roman"/>
          <w:b/>
          <w:bCs/>
        </w:rPr>
        <w:lastRenderedPageBreak/>
        <w:t>Abstract</w:t>
      </w:r>
    </w:p>
    <w:p w14:paraId="5EB187FA" w14:textId="13023517" w:rsidR="00C568F4" w:rsidRDefault="005163D6" w:rsidP="7237CBF1">
      <w:pPr>
        <w:spacing w:line="480" w:lineRule="auto"/>
        <w:rPr>
          <w:rFonts w:ascii="Times New Roman" w:hAnsi="Times New Roman" w:cs="Times New Roman"/>
        </w:rPr>
      </w:pPr>
      <w:r w:rsidRPr="71B91A00">
        <w:rPr>
          <w:rFonts w:ascii="Times New Roman" w:hAnsi="Times New Roman" w:cs="Times New Roman"/>
        </w:rPr>
        <w:t>This study</w:t>
      </w:r>
      <w:r>
        <w:rPr>
          <w:rFonts w:ascii="Times New Roman" w:hAnsi="Times New Roman" w:cs="Times New Roman"/>
        </w:rPr>
        <w:t xml:space="preserve"> provides insights into the river channel pathways and migration rates of Atlantic salmon smolts migrating through a dynamic island channel network in the lower portion of a large river </w:t>
      </w:r>
      <w:r w:rsidR="372700B8" w:rsidRPr="170D5A9F">
        <w:rPr>
          <w:rFonts w:ascii="Times New Roman" w:hAnsi="Times New Roman" w:cs="Times New Roman"/>
        </w:rPr>
        <w:t>towards</w:t>
      </w:r>
      <w:r>
        <w:rPr>
          <w:rFonts w:ascii="Times New Roman" w:hAnsi="Times New Roman" w:cs="Times New Roman"/>
        </w:rPr>
        <w:t xml:space="preserve"> the marine environment. </w:t>
      </w:r>
      <w:r w:rsidR="1AE8A699" w:rsidRPr="71B91A00">
        <w:rPr>
          <w:rFonts w:ascii="Times New Roman" w:hAnsi="Times New Roman" w:cs="Times New Roman"/>
        </w:rPr>
        <w:t xml:space="preserve">In 2022, 45 Atlantic salmon smolts were </w:t>
      </w:r>
      <w:r w:rsidR="00741F19" w:rsidRPr="71B91A00">
        <w:rPr>
          <w:rFonts w:ascii="Times New Roman" w:hAnsi="Times New Roman" w:cs="Times New Roman"/>
        </w:rPr>
        <w:t>acousticall</w:t>
      </w:r>
      <w:r w:rsidR="009D3979" w:rsidRPr="71B91A00">
        <w:rPr>
          <w:rFonts w:ascii="Times New Roman" w:hAnsi="Times New Roman" w:cs="Times New Roman"/>
        </w:rPr>
        <w:t xml:space="preserve">y </w:t>
      </w:r>
      <w:r w:rsidR="1AE8A699" w:rsidRPr="71B91A00">
        <w:rPr>
          <w:rFonts w:ascii="Times New Roman" w:hAnsi="Times New Roman" w:cs="Times New Roman"/>
        </w:rPr>
        <w:t xml:space="preserve">tagged in </w:t>
      </w:r>
      <w:r w:rsidR="0E70B80E" w:rsidRPr="71B91A00">
        <w:rPr>
          <w:rFonts w:ascii="Times New Roman" w:hAnsi="Times New Roman" w:cs="Times New Roman"/>
        </w:rPr>
        <w:t xml:space="preserve">the Kedgwick River, </w:t>
      </w:r>
      <w:r w:rsidR="1AE8A699" w:rsidRPr="71B91A00">
        <w:rPr>
          <w:rFonts w:ascii="Times New Roman" w:hAnsi="Times New Roman" w:cs="Times New Roman"/>
        </w:rPr>
        <w:t xml:space="preserve">a tributary of the Restigouche River, </w:t>
      </w:r>
      <w:r w:rsidR="001D1970" w:rsidRPr="71B91A00">
        <w:rPr>
          <w:rFonts w:ascii="Times New Roman" w:hAnsi="Times New Roman" w:cs="Times New Roman"/>
        </w:rPr>
        <w:t xml:space="preserve">approximately </w:t>
      </w:r>
      <w:bookmarkStart w:id="1" w:name="_Int_RuQaRSaV"/>
      <w:r w:rsidR="1AE8A699" w:rsidRPr="71B91A00">
        <w:rPr>
          <w:rFonts w:ascii="Times New Roman" w:hAnsi="Times New Roman" w:cs="Times New Roman"/>
        </w:rPr>
        <w:t>100 km</w:t>
      </w:r>
      <w:bookmarkEnd w:id="1"/>
      <w:r w:rsidR="1AE8A699" w:rsidRPr="71B91A00">
        <w:rPr>
          <w:rFonts w:ascii="Times New Roman" w:hAnsi="Times New Roman" w:cs="Times New Roman"/>
        </w:rPr>
        <w:t xml:space="preserve"> upstream of the head of tide. </w:t>
      </w:r>
      <w:r w:rsidR="00B52FE7" w:rsidRPr="71B91A00">
        <w:rPr>
          <w:rFonts w:ascii="Times New Roman" w:hAnsi="Times New Roman" w:cs="Times New Roman"/>
        </w:rPr>
        <w:t>Acoustic</w:t>
      </w:r>
      <w:r w:rsidR="1AE8A699" w:rsidRPr="71B91A00">
        <w:rPr>
          <w:rFonts w:ascii="Times New Roman" w:hAnsi="Times New Roman" w:cs="Times New Roman"/>
        </w:rPr>
        <w:t xml:space="preserve"> receivers were installed throughout </w:t>
      </w:r>
      <w:r w:rsidR="2D952845" w:rsidRPr="71B91A00">
        <w:rPr>
          <w:rFonts w:ascii="Times New Roman" w:hAnsi="Times New Roman" w:cs="Times New Roman"/>
        </w:rPr>
        <w:t xml:space="preserve">an island </w:t>
      </w:r>
      <w:r w:rsidR="275F3511" w:rsidRPr="71B91A00">
        <w:rPr>
          <w:rFonts w:ascii="Times New Roman" w:hAnsi="Times New Roman" w:cs="Times New Roman"/>
        </w:rPr>
        <w:t>network</w:t>
      </w:r>
      <w:r w:rsidR="549C1E64" w:rsidRPr="170D5A9F">
        <w:rPr>
          <w:rFonts w:ascii="Times New Roman" w:hAnsi="Times New Roman" w:cs="Times New Roman"/>
        </w:rPr>
        <w:t>,</w:t>
      </w:r>
      <w:r w:rsidR="275F3511" w:rsidRPr="71B91A00">
        <w:rPr>
          <w:rFonts w:ascii="Times New Roman" w:hAnsi="Times New Roman" w:cs="Times New Roman"/>
        </w:rPr>
        <w:t xml:space="preserve"> </w:t>
      </w:r>
      <w:r w:rsidR="0C69DC53" w:rsidRPr="170D5A9F">
        <w:rPr>
          <w:rFonts w:ascii="Times New Roman" w:hAnsi="Times New Roman" w:cs="Times New Roman"/>
        </w:rPr>
        <w:t>preceding</w:t>
      </w:r>
      <w:r w:rsidR="1AE8A699" w:rsidRPr="71B91A00">
        <w:rPr>
          <w:rFonts w:ascii="Times New Roman" w:hAnsi="Times New Roman" w:cs="Times New Roman"/>
        </w:rPr>
        <w:t xml:space="preserve"> the estuary</w:t>
      </w:r>
      <w:r w:rsidR="37DE836E" w:rsidRPr="170D5A9F">
        <w:rPr>
          <w:rFonts w:ascii="Times New Roman" w:hAnsi="Times New Roman" w:cs="Times New Roman"/>
        </w:rPr>
        <w:t>,</w:t>
      </w:r>
      <w:r w:rsidR="1AE8A699" w:rsidRPr="71B91A00">
        <w:rPr>
          <w:rFonts w:ascii="Times New Roman" w:hAnsi="Times New Roman" w:cs="Times New Roman"/>
        </w:rPr>
        <w:t xml:space="preserve"> to identify </w:t>
      </w:r>
      <w:r w:rsidR="00E7755A" w:rsidRPr="71B91A00">
        <w:rPr>
          <w:rFonts w:ascii="Times New Roman" w:hAnsi="Times New Roman" w:cs="Times New Roman"/>
        </w:rPr>
        <w:t>preferre</w:t>
      </w:r>
      <w:r w:rsidR="00387B58" w:rsidRPr="71B91A00">
        <w:rPr>
          <w:rFonts w:ascii="Times New Roman" w:hAnsi="Times New Roman" w:cs="Times New Roman"/>
        </w:rPr>
        <w:t>d smolt migration pathways</w:t>
      </w:r>
      <w:r w:rsidR="1AE8A699" w:rsidRPr="71B91A00">
        <w:rPr>
          <w:rFonts w:ascii="Times New Roman" w:hAnsi="Times New Roman" w:cs="Times New Roman"/>
        </w:rPr>
        <w:t xml:space="preserve"> and compare them to the locations of smolt traps that are used to </w:t>
      </w:r>
      <w:r w:rsidR="00AB25DE" w:rsidRPr="71B91A00">
        <w:rPr>
          <w:rFonts w:ascii="Times New Roman" w:hAnsi="Times New Roman" w:cs="Times New Roman"/>
        </w:rPr>
        <w:t>estimate</w:t>
      </w:r>
      <w:r w:rsidR="1AE8A699" w:rsidRPr="71B91A00">
        <w:rPr>
          <w:rFonts w:ascii="Times New Roman" w:hAnsi="Times New Roman" w:cs="Times New Roman"/>
        </w:rPr>
        <w:t xml:space="preserve"> out-migrating smolt population abundance. </w:t>
      </w:r>
      <w:r w:rsidR="272DA60F" w:rsidRPr="71B91A00">
        <w:rPr>
          <w:rFonts w:ascii="Times New Roman" w:hAnsi="Times New Roman" w:cs="Times New Roman"/>
        </w:rPr>
        <w:t>Migration speed</w:t>
      </w:r>
      <w:r w:rsidR="001151C5" w:rsidRPr="71B91A00">
        <w:rPr>
          <w:rFonts w:ascii="Times New Roman" w:hAnsi="Times New Roman" w:cs="Times New Roman"/>
        </w:rPr>
        <w:t>s</w:t>
      </w:r>
      <w:r w:rsidR="272DA60F" w:rsidRPr="71B91A00">
        <w:rPr>
          <w:rFonts w:ascii="Times New Roman" w:hAnsi="Times New Roman" w:cs="Times New Roman"/>
        </w:rPr>
        <w:t xml:space="preserve"> </w:t>
      </w:r>
      <w:r w:rsidR="2D952845" w:rsidRPr="71B91A00">
        <w:rPr>
          <w:rFonts w:ascii="Times New Roman" w:hAnsi="Times New Roman" w:cs="Times New Roman"/>
        </w:rPr>
        <w:t>from the release point in river to an oceanic acoustic array located in the Strait of Belle Isle (~1000</w:t>
      </w:r>
      <w:r w:rsidR="007E50A2" w:rsidRPr="71B91A00">
        <w:rPr>
          <w:rFonts w:ascii="Times New Roman" w:hAnsi="Times New Roman" w:cs="Times New Roman"/>
        </w:rPr>
        <w:t xml:space="preserve"> </w:t>
      </w:r>
      <w:r w:rsidR="2D952845" w:rsidRPr="71B91A00">
        <w:rPr>
          <w:rFonts w:ascii="Times New Roman" w:hAnsi="Times New Roman" w:cs="Times New Roman"/>
        </w:rPr>
        <w:t>km) were calculated</w:t>
      </w:r>
      <w:r w:rsidR="00AC4A3D" w:rsidRPr="71B91A00">
        <w:rPr>
          <w:rFonts w:ascii="Times New Roman" w:hAnsi="Times New Roman" w:cs="Times New Roman"/>
        </w:rPr>
        <w:t xml:space="preserve"> across habitat types </w:t>
      </w:r>
      <w:r w:rsidR="00D53A94" w:rsidRPr="71B91A00">
        <w:rPr>
          <w:rFonts w:ascii="Times New Roman" w:hAnsi="Times New Roman" w:cs="Times New Roman"/>
        </w:rPr>
        <w:t>revealing</w:t>
      </w:r>
      <w:r w:rsidR="00566D5F" w:rsidRPr="71B91A00">
        <w:rPr>
          <w:rFonts w:ascii="Times New Roman" w:hAnsi="Times New Roman" w:cs="Times New Roman"/>
        </w:rPr>
        <w:t xml:space="preserve"> that in-river</w:t>
      </w:r>
      <w:r w:rsidR="00067C9D" w:rsidRPr="71B91A00">
        <w:rPr>
          <w:rFonts w:ascii="Times New Roman" w:hAnsi="Times New Roman" w:cs="Times New Roman"/>
        </w:rPr>
        <w:t xml:space="preserve"> </w:t>
      </w:r>
      <w:r w:rsidR="2D952845" w:rsidRPr="71B91A00">
        <w:rPr>
          <w:rFonts w:ascii="Times New Roman" w:hAnsi="Times New Roman" w:cs="Times New Roman"/>
        </w:rPr>
        <w:t>speeds (~50</w:t>
      </w:r>
      <w:r w:rsidR="007E50A2" w:rsidRPr="71B91A00">
        <w:rPr>
          <w:rFonts w:ascii="Times New Roman" w:hAnsi="Times New Roman" w:cs="Times New Roman"/>
        </w:rPr>
        <w:t xml:space="preserve"> </w:t>
      </w:r>
      <w:r w:rsidR="2D952845" w:rsidRPr="71B91A00">
        <w:rPr>
          <w:rFonts w:ascii="Times New Roman" w:hAnsi="Times New Roman" w:cs="Times New Roman"/>
        </w:rPr>
        <w:t xml:space="preserve">km.day-1) were </w:t>
      </w:r>
      <w:r w:rsidR="007D6775" w:rsidRPr="71B91A00">
        <w:rPr>
          <w:rFonts w:ascii="Times New Roman" w:hAnsi="Times New Roman" w:cs="Times New Roman"/>
        </w:rPr>
        <w:t xml:space="preserve">considerably </w:t>
      </w:r>
      <w:r w:rsidR="2D952845" w:rsidRPr="71B91A00">
        <w:rPr>
          <w:rFonts w:ascii="Times New Roman" w:hAnsi="Times New Roman" w:cs="Times New Roman"/>
        </w:rPr>
        <w:t xml:space="preserve">faster </w:t>
      </w:r>
      <w:r w:rsidR="3EA19DDD" w:rsidRPr="170D5A9F">
        <w:rPr>
          <w:rFonts w:ascii="Times New Roman" w:hAnsi="Times New Roman" w:cs="Times New Roman"/>
        </w:rPr>
        <w:t>relative to speeds in</w:t>
      </w:r>
      <w:r w:rsidR="2D952845" w:rsidRPr="71B91A00">
        <w:rPr>
          <w:rFonts w:ascii="Times New Roman" w:hAnsi="Times New Roman" w:cs="Times New Roman"/>
        </w:rPr>
        <w:t xml:space="preserve"> estuar</w:t>
      </w:r>
      <w:r w:rsidR="00773667" w:rsidRPr="71B91A00">
        <w:rPr>
          <w:rFonts w:ascii="Times New Roman" w:hAnsi="Times New Roman" w:cs="Times New Roman"/>
        </w:rPr>
        <w:t xml:space="preserve">ine </w:t>
      </w:r>
      <w:r w:rsidR="2D952845" w:rsidRPr="71B91A00">
        <w:rPr>
          <w:rFonts w:ascii="Times New Roman" w:hAnsi="Times New Roman" w:cs="Times New Roman"/>
        </w:rPr>
        <w:t>and ocean</w:t>
      </w:r>
      <w:r w:rsidR="0041225F" w:rsidRPr="71B91A00">
        <w:rPr>
          <w:rFonts w:ascii="Times New Roman" w:hAnsi="Times New Roman" w:cs="Times New Roman"/>
        </w:rPr>
        <w:t>ic habitats</w:t>
      </w:r>
      <w:r w:rsidR="2D952845" w:rsidRPr="71B91A00">
        <w:rPr>
          <w:rFonts w:ascii="Times New Roman" w:hAnsi="Times New Roman" w:cs="Times New Roman"/>
        </w:rPr>
        <w:t xml:space="preserve"> (~ 20</w:t>
      </w:r>
      <w:r w:rsidR="007E50A2" w:rsidRPr="71B91A00">
        <w:rPr>
          <w:rFonts w:ascii="Times New Roman" w:hAnsi="Times New Roman" w:cs="Times New Roman"/>
        </w:rPr>
        <w:t xml:space="preserve"> </w:t>
      </w:r>
      <w:r w:rsidR="2D952845" w:rsidRPr="71B91A00">
        <w:rPr>
          <w:rFonts w:ascii="Times New Roman" w:hAnsi="Times New Roman" w:cs="Times New Roman"/>
        </w:rPr>
        <w:t xml:space="preserve">km.day-1). </w:t>
      </w:r>
      <w:r w:rsidR="1AE8A699" w:rsidRPr="71B91A00">
        <w:rPr>
          <w:rFonts w:ascii="Times New Roman" w:hAnsi="Times New Roman" w:cs="Times New Roman"/>
        </w:rPr>
        <w:t xml:space="preserve">Most tagged fish exited the river uninterrupted, while a fraction of them </w:t>
      </w:r>
      <w:r w:rsidR="6FC3C8EB" w:rsidRPr="170D5A9F">
        <w:rPr>
          <w:rFonts w:ascii="Times New Roman" w:hAnsi="Times New Roman" w:cs="Times New Roman"/>
        </w:rPr>
        <w:t xml:space="preserve">spent hours to days </w:t>
      </w:r>
      <w:r w:rsidR="768A5C9A" w:rsidRPr="170D5A9F">
        <w:rPr>
          <w:rFonts w:ascii="Times New Roman" w:hAnsi="Times New Roman" w:cs="Times New Roman"/>
        </w:rPr>
        <w:t>linger</w:t>
      </w:r>
      <w:r w:rsidR="544C264C" w:rsidRPr="170D5A9F">
        <w:rPr>
          <w:rFonts w:ascii="Times New Roman" w:hAnsi="Times New Roman" w:cs="Times New Roman"/>
        </w:rPr>
        <w:t>ing</w:t>
      </w:r>
      <w:r w:rsidR="1AE8A699" w:rsidRPr="71B91A00">
        <w:rPr>
          <w:rFonts w:ascii="Times New Roman" w:hAnsi="Times New Roman" w:cs="Times New Roman"/>
        </w:rPr>
        <w:t xml:space="preserve"> in the </w:t>
      </w:r>
      <w:r w:rsidR="2D952845" w:rsidRPr="71B91A00">
        <w:rPr>
          <w:rFonts w:ascii="Times New Roman" w:hAnsi="Times New Roman" w:cs="Times New Roman"/>
        </w:rPr>
        <w:t>island network</w:t>
      </w:r>
      <w:r w:rsidR="1AE8A699" w:rsidRPr="71B91A00">
        <w:rPr>
          <w:rFonts w:ascii="Times New Roman" w:hAnsi="Times New Roman" w:cs="Times New Roman"/>
        </w:rPr>
        <w:t xml:space="preserve"> before </w:t>
      </w:r>
      <w:r w:rsidR="074EDE1D" w:rsidRPr="170D5A9F">
        <w:rPr>
          <w:rFonts w:ascii="Times New Roman" w:hAnsi="Times New Roman" w:cs="Times New Roman"/>
        </w:rPr>
        <w:t xml:space="preserve">entering </w:t>
      </w:r>
      <w:r w:rsidR="1AE8A699" w:rsidRPr="71B91A00">
        <w:rPr>
          <w:rFonts w:ascii="Times New Roman" w:hAnsi="Times New Roman" w:cs="Times New Roman"/>
        </w:rPr>
        <w:t xml:space="preserve">the marine environment. </w:t>
      </w:r>
      <w:r w:rsidR="6BA94074" w:rsidRPr="170D5A9F">
        <w:rPr>
          <w:rFonts w:ascii="Times New Roman" w:hAnsi="Times New Roman" w:cs="Times New Roman"/>
        </w:rPr>
        <w:t xml:space="preserve">Ultimately, this study revealed that </w:t>
      </w:r>
      <w:r w:rsidR="6BE0F26F" w:rsidRPr="170D5A9F">
        <w:rPr>
          <w:rFonts w:ascii="Times New Roman" w:hAnsi="Times New Roman" w:cs="Times New Roman"/>
        </w:rPr>
        <w:t>a</w:t>
      </w:r>
      <w:r w:rsidR="1AE8A699" w:rsidRPr="71B91A00">
        <w:rPr>
          <w:rFonts w:ascii="Times New Roman" w:hAnsi="Times New Roman" w:cs="Times New Roman"/>
        </w:rPr>
        <w:t xml:space="preserve"> </w:t>
      </w:r>
      <w:r w:rsidR="00586ABC" w:rsidRPr="71B91A00">
        <w:rPr>
          <w:rFonts w:ascii="Times New Roman" w:hAnsi="Times New Roman" w:cs="Times New Roman"/>
        </w:rPr>
        <w:t>substantial</w:t>
      </w:r>
      <w:r w:rsidR="1AE8A699" w:rsidRPr="71B91A00">
        <w:rPr>
          <w:rFonts w:ascii="Times New Roman" w:hAnsi="Times New Roman" w:cs="Times New Roman"/>
        </w:rPr>
        <w:t xml:space="preserve"> proportion of smolts (</w:t>
      </w:r>
      <w:r w:rsidR="00786413" w:rsidRPr="71B91A00">
        <w:rPr>
          <w:rFonts w:ascii="Times New Roman" w:hAnsi="Times New Roman" w:cs="Times New Roman"/>
        </w:rPr>
        <w:t>15-60%</w:t>
      </w:r>
      <w:r w:rsidR="272DA60F" w:rsidRPr="71B91A00">
        <w:rPr>
          <w:rFonts w:ascii="Times New Roman" w:hAnsi="Times New Roman" w:cs="Times New Roman"/>
        </w:rPr>
        <w:t xml:space="preserve">) </w:t>
      </w:r>
      <w:r w:rsidR="1AE8A699" w:rsidRPr="71B91A00">
        <w:rPr>
          <w:rFonts w:ascii="Times New Roman" w:hAnsi="Times New Roman" w:cs="Times New Roman"/>
        </w:rPr>
        <w:t xml:space="preserve">traveled </w:t>
      </w:r>
      <w:r w:rsidR="00C3779E" w:rsidRPr="71B91A00">
        <w:rPr>
          <w:rFonts w:ascii="Times New Roman" w:hAnsi="Times New Roman" w:cs="Times New Roman"/>
        </w:rPr>
        <w:t>through</w:t>
      </w:r>
      <w:r w:rsidR="1AE8A699" w:rsidRPr="71B91A00">
        <w:rPr>
          <w:rFonts w:ascii="Times New Roman" w:hAnsi="Times New Roman" w:cs="Times New Roman"/>
        </w:rPr>
        <w:t xml:space="preserve"> channels </w:t>
      </w:r>
      <w:r w:rsidR="619F12EA" w:rsidRPr="170D5A9F">
        <w:rPr>
          <w:rFonts w:ascii="Times New Roman" w:hAnsi="Times New Roman" w:cs="Times New Roman"/>
        </w:rPr>
        <w:t>without</w:t>
      </w:r>
      <w:r w:rsidR="1AE8A699" w:rsidRPr="71B91A00">
        <w:rPr>
          <w:rFonts w:ascii="Times New Roman" w:hAnsi="Times New Roman" w:cs="Times New Roman"/>
        </w:rPr>
        <w:t xml:space="preserve"> smolt traps</w:t>
      </w:r>
      <w:r w:rsidR="000503FD">
        <w:rPr>
          <w:rFonts w:ascii="Times New Roman" w:hAnsi="Times New Roman" w:cs="Times New Roman"/>
        </w:rPr>
        <w:t xml:space="preserve"> therefore avoiding the monitoring </w:t>
      </w:r>
      <w:r w:rsidR="001441DF">
        <w:rPr>
          <w:rFonts w:ascii="Times New Roman" w:hAnsi="Times New Roman" w:cs="Times New Roman"/>
        </w:rPr>
        <w:t>program at this location</w:t>
      </w:r>
      <w:r w:rsidR="00A205A5">
        <w:rPr>
          <w:rFonts w:ascii="Times New Roman" w:hAnsi="Times New Roman" w:cs="Times New Roman"/>
        </w:rPr>
        <w:t xml:space="preserve">. </w:t>
      </w:r>
      <w:r w:rsidR="00C568F4">
        <w:rPr>
          <w:rFonts w:ascii="Times New Roman" w:hAnsi="Times New Roman" w:cs="Times New Roman"/>
        </w:rPr>
        <w:t xml:space="preserve">This study </w:t>
      </w:r>
      <w:r w:rsidR="00C568F4" w:rsidRPr="71B91A00">
        <w:rPr>
          <w:rFonts w:ascii="Times New Roman" w:hAnsi="Times New Roman" w:cs="Times New Roman"/>
        </w:rPr>
        <w:t xml:space="preserve">quantifies the proportion of smolts using the various channels available to them and provides insights into why capture probabilities </w:t>
      </w:r>
      <w:r w:rsidR="00C568F4">
        <w:rPr>
          <w:rFonts w:ascii="Times New Roman" w:hAnsi="Times New Roman" w:cs="Times New Roman"/>
        </w:rPr>
        <w:t xml:space="preserve">at the limited number of monitoring sites within the channel network </w:t>
      </w:r>
      <w:r w:rsidR="00C568F4" w:rsidRPr="71B91A00">
        <w:rPr>
          <w:rFonts w:ascii="Times New Roman" w:hAnsi="Times New Roman" w:cs="Times New Roman"/>
        </w:rPr>
        <w:t>are low</w:t>
      </w:r>
      <w:r w:rsidR="00C568F4">
        <w:rPr>
          <w:rFonts w:ascii="Times New Roman" w:hAnsi="Times New Roman" w:cs="Times New Roman"/>
        </w:rPr>
        <w:t>.</w:t>
      </w:r>
    </w:p>
    <w:p w14:paraId="5E3697DD" w14:textId="3834300A" w:rsidR="097BE2B2" w:rsidRDefault="097BE2B2" w:rsidP="097BE2B2">
      <w:pPr>
        <w:spacing w:line="480" w:lineRule="auto"/>
      </w:pPr>
    </w:p>
    <w:p w14:paraId="5EAD5D3F" w14:textId="24DECC69" w:rsidR="097BE2B2" w:rsidRDefault="097BE2B2" w:rsidP="097BE2B2">
      <w:pPr>
        <w:spacing w:line="480" w:lineRule="auto"/>
        <w:rPr>
          <w:rFonts w:ascii="Times New Roman" w:hAnsi="Times New Roman" w:cs="Times New Roman"/>
        </w:rPr>
      </w:pPr>
    </w:p>
    <w:p w14:paraId="0094E7A5" w14:textId="77777777" w:rsidR="00586ABC" w:rsidRDefault="00586ABC" w:rsidP="097BE2B2">
      <w:pPr>
        <w:spacing w:line="480" w:lineRule="auto"/>
        <w:rPr>
          <w:rFonts w:ascii="Times New Roman" w:hAnsi="Times New Roman" w:cs="Times New Roman"/>
        </w:rPr>
      </w:pPr>
    </w:p>
    <w:p w14:paraId="5D5D1326" w14:textId="31B8DFD4" w:rsidR="097BE2B2" w:rsidRDefault="097BE2B2" w:rsidP="097BE2B2">
      <w:pPr>
        <w:spacing w:line="480" w:lineRule="auto"/>
        <w:rPr>
          <w:rFonts w:ascii="Times New Roman" w:hAnsi="Times New Roman" w:cs="Times New Roman"/>
        </w:rPr>
      </w:pPr>
    </w:p>
    <w:p w14:paraId="582014AF" w14:textId="77777777" w:rsidR="00685EAE" w:rsidRDefault="00685EAE" w:rsidP="097BE2B2">
      <w:pPr>
        <w:spacing w:line="480" w:lineRule="auto"/>
        <w:rPr>
          <w:rFonts w:ascii="Times New Roman" w:hAnsi="Times New Roman" w:cs="Times New Roman"/>
        </w:rPr>
      </w:pPr>
    </w:p>
    <w:p w14:paraId="15A76714" w14:textId="77777777" w:rsidR="00A10290" w:rsidRDefault="00A10290" w:rsidP="097BE2B2">
      <w:pPr>
        <w:spacing w:line="480" w:lineRule="auto"/>
        <w:rPr>
          <w:rFonts w:ascii="Times New Roman" w:hAnsi="Times New Roman" w:cs="Times New Roman"/>
        </w:rPr>
      </w:pPr>
    </w:p>
    <w:p w14:paraId="00B95F5F" w14:textId="6C1A6785" w:rsidR="005D6D23" w:rsidRPr="001E3446" w:rsidRDefault="771470F8" w:rsidP="00CF1D2A">
      <w:pPr>
        <w:pStyle w:val="Heading1"/>
        <w:tabs>
          <w:tab w:val="right" w:pos="9360"/>
        </w:tabs>
        <w:rPr>
          <w:rFonts w:ascii="Times New Roman" w:hAnsi="Times New Roman" w:cs="Times New Roman"/>
        </w:rPr>
      </w:pPr>
      <w:r w:rsidRPr="771470F8">
        <w:rPr>
          <w:rFonts w:ascii="Times New Roman" w:hAnsi="Times New Roman" w:cs="Times New Roman"/>
        </w:rPr>
        <w:lastRenderedPageBreak/>
        <w:t>Introduction</w:t>
      </w:r>
    </w:p>
    <w:p w14:paraId="2B0BA0BF" w14:textId="0B7856C3" w:rsidR="005D6D23" w:rsidRDefault="005D6D23" w:rsidP="002C06DD">
      <w:pPr>
        <w:spacing w:line="480" w:lineRule="auto"/>
        <w:rPr>
          <w:rFonts w:ascii="Times New Roman" w:hAnsi="Times New Roman" w:cs="Times New Roman"/>
        </w:rPr>
      </w:pPr>
    </w:p>
    <w:p w14:paraId="59142A1B" w14:textId="68C67E8D" w:rsidR="002D0D1B" w:rsidRDefault="2FAC04AD" w:rsidP="7AD4515D">
      <w:pPr>
        <w:spacing w:line="480" w:lineRule="auto"/>
        <w:rPr>
          <w:rFonts w:ascii="Times New Roman" w:hAnsi="Times New Roman" w:cs="Times New Roman"/>
        </w:rPr>
      </w:pPr>
      <w:r w:rsidRPr="7237CBF1">
        <w:rPr>
          <w:rFonts w:ascii="Times New Roman" w:hAnsi="Times New Roman" w:cs="Times New Roman"/>
        </w:rPr>
        <w:t>The Atlantic salmon (</w:t>
      </w:r>
      <w:r w:rsidRPr="7237CBF1">
        <w:rPr>
          <w:rFonts w:ascii="Times New Roman" w:hAnsi="Times New Roman" w:cs="Times New Roman"/>
          <w:i/>
          <w:iCs/>
        </w:rPr>
        <w:t>Salmo salar</w:t>
      </w:r>
      <w:r w:rsidRPr="7237CBF1">
        <w:rPr>
          <w:rFonts w:ascii="Times New Roman" w:hAnsi="Times New Roman" w:cs="Times New Roman"/>
        </w:rPr>
        <w:t xml:space="preserve"> L.) is a well-studied salmonid specie</w:t>
      </w:r>
      <w:r w:rsidR="7F81B41F" w:rsidRPr="7237CBF1">
        <w:rPr>
          <w:rFonts w:ascii="Times New Roman" w:hAnsi="Times New Roman" w:cs="Times New Roman"/>
        </w:rPr>
        <w:t xml:space="preserve">s that </w:t>
      </w:r>
      <w:r w:rsidR="00B2592E">
        <w:rPr>
          <w:rFonts w:ascii="Times New Roman" w:hAnsi="Times New Roman" w:cs="Times New Roman"/>
        </w:rPr>
        <w:t>manifests</w:t>
      </w:r>
      <w:r w:rsidRPr="7237CBF1">
        <w:rPr>
          <w:rFonts w:ascii="Times New Roman" w:hAnsi="Times New Roman" w:cs="Times New Roman"/>
        </w:rPr>
        <w:t xml:space="preserve"> a great variety of life history strategies </w:t>
      </w:r>
      <w:r w:rsidR="00B9291B">
        <w:rPr>
          <w:rFonts w:ascii="Times New Roman" w:hAnsi="Times New Roman" w:cs="Times New Roman"/>
        </w:rPr>
        <w:t xml:space="preserve">including </w:t>
      </w:r>
      <w:r w:rsidR="00D11AF2">
        <w:rPr>
          <w:rFonts w:ascii="Times New Roman" w:hAnsi="Times New Roman" w:cs="Times New Roman"/>
        </w:rPr>
        <w:t>anadromy</w:t>
      </w:r>
      <w:r w:rsidR="7F81B41F" w:rsidRPr="7237CBF1">
        <w:rPr>
          <w:rFonts w:ascii="Times New Roman" w:hAnsi="Times New Roman" w:cs="Times New Roman"/>
        </w:rPr>
        <w:t xml:space="preserv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{"citationID":"bqVExbiV","properties":{"formattedCitation":"(Finstad et al. 2010; Thorstad et al. 2010; Erkinaro et al. 2019)","plainCitation":"(Finstad et al. 2010; Thorstad et al. 2010; Erkinaro et al. 2019)","dontUpdate":true,"noteIndex":0},"citationItems":[{"id":1354,"uris":["http://zotero.org/users/3593556/items/MXX8LXY4"],"itemData":{"id":1354,"type":"chapter","container-title":"Atlantic Salmon Ecology","event-place":"Oxford, UK","note":"DOI: 10.1002/9781444327755.ch3\nCitation Key: Finstad2010","page":"67-87","publisher":"Wiley-Blackwell","publisher-place":"Oxford, UK","title":"Freshwater Habitat Requirements of Atlantic Salmon","URL":"https://onlinelibrary.wiley.com/doi/10.1002/9781444327755.ch3","author":[{"family":"Finstad","given":"Anders G."},{"family":"Armstrong","given":"John D."},{"family":"Nislow","given":"Keith H."}],"issued":{"date-parts":[["2010",9,1]]}}},{"id":1359,"uris":["http://zotero.org/users/3593556/items/TT4CX66F"],"itemData":{"id":1359,"type":"chapter","container-title":"Atlantic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H."},{"family":"Aarestrup","given":"Kim"}],"issued":{"date-parts":[["2010",9,1]]}}},{"id":3245,"uris":["http://zotero.org/users/3593556/items/XS2BSGIY"],"itemData":{"id":3245,"type":"article-journal","abstract":"We used over 154 000 scale samples collected from salmon fisheries in the large River Teno system over a 40-year period to quantify life history diversity and long-term trends. We identified 120 different life history strategies, including combinations of smolt (2–8) and sea ages (1–5) and previous spawning events. Most strategies were rare; 60% of individuals matured after 1 year at sea following 3–5 years in fresh water. Age at maturity changed with an increase in two-sea-winter salmon and previous spawners and a decline in three-sea-winter fish. Smolt age distribution showed a decreasing proportion of age-3 smolts, while that of age-5 smolts increased. Fishing gear and fishing season times selected for fish differing in life history strategies. Temporal variation in life histories reflected changes in both fisheries and the changing environment. There was an inverse relationship between years spent in fresh water and sea age. Biocomplexity was manifested by the multiple year classes (6–11) present in annual runs, which increased with years, reflecting an increase both in previous spawners and sampling effort. The high number of cohorts spawning simultaneously each year indicates strong generational overlap, which has been suggested to maintain genetic diversity and thereby resilience via the portfolio effect.","container-title":"Canadian Journal of Fisheries and Aquatic Sciences","DOI":"10.1139/cjfas-2017-0343","ISSN":"0706-652X","issue":"1","journalAbbreviation":"Can. J. Fish. Aquat. Sci.","note":"publisher: NRC Research Press","page":"42-55","source":"cdnsciencepub.com (Atypon)","title":"Life history variation across four decades in a diverse population complex of Atlantic salmon in a large subarctic river","volume":"76","author":[{"family":"Erkinaro","given":"Jaakko"},{"family":"Czorlich","given":"Yann"},{"family":"Orell","given":"Panu"},{"family":"Kuusela","given":"Jorma"},{"family":"Falkegård","given":"Morten"},{"family":"Länsman","given":"Maija"},{"family":"Pulkkinen","given":"Henni"},{"family":"Primmer","given":"Craig R."},{"family":"Niemelä","given":"Eero"}],"issued":{"date-parts":[["2019",1]]}}}],"schema":"https://github.com/citation-style-language/schema/raw/master/csl-citation.json"} </w:instrText>
      </w:r>
      <w:r w:rsidR="771470F8" w:rsidRPr="7237CBF1">
        <w:rPr>
          <w:rFonts w:ascii="Times New Roman" w:hAnsi="Times New Roman" w:cs="Times New Roman"/>
        </w:rPr>
        <w:fldChar w:fldCharType="separate"/>
      </w:r>
      <w:r w:rsidR="7F81B41F" w:rsidRPr="7237CBF1">
        <w:rPr>
          <w:rFonts w:ascii="Times New Roman" w:hAnsi="Times New Roman" w:cs="Times New Roman"/>
        </w:rPr>
        <w:t>(Erkinaro et al. 2019)</w:t>
      </w:r>
      <w:r w:rsidR="771470F8" w:rsidRPr="7237CBF1">
        <w:rPr>
          <w:rFonts w:ascii="Times New Roman" w:hAnsi="Times New Roman" w:cs="Times New Roman"/>
        </w:rPr>
        <w:fldChar w:fldCharType="end"/>
      </w:r>
      <w:r w:rsidRPr="7237CBF1">
        <w:rPr>
          <w:rFonts w:ascii="Times New Roman" w:hAnsi="Times New Roman" w:cs="Times New Roman"/>
        </w:rPr>
        <w:t xml:space="preserve">. Wild Atlantic salmon population abundances have been in decline across their native range over the last few decades, with scientific consensus </w:t>
      </w:r>
      <w:r w:rsidR="7F81B41F" w:rsidRPr="7237CBF1">
        <w:rPr>
          <w:rFonts w:ascii="Times New Roman" w:hAnsi="Times New Roman" w:cs="Times New Roman"/>
        </w:rPr>
        <w:t>poin</w:t>
      </w:r>
      <w:r w:rsidR="21A6D933" w:rsidRPr="7237CBF1">
        <w:rPr>
          <w:rFonts w:ascii="Times New Roman" w:hAnsi="Times New Roman" w:cs="Times New Roman"/>
        </w:rPr>
        <w:t>ting</w:t>
      </w:r>
      <w:r w:rsidRPr="7237CBF1">
        <w:rPr>
          <w:rFonts w:ascii="Times New Roman" w:hAnsi="Times New Roman" w:cs="Times New Roman"/>
        </w:rPr>
        <w:t xml:space="preserve"> to decreased survival at sea being largely responsible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{"citationID":"QELqBkXV","properties":{"formattedCitation":"(Jonsson and Jonsson 2004; Chaput 2012; ICES 2021)","plainCitation":"(Jonsson and Jonsson 2004; Chaput 2012; ICES 2021)","noteIndex":0},"citationItems":[{"id":1356,"uris":["http://zotero.org/users/3593556/items/HAFVVIW6"],"itemData":{"id":1356,"type":"article-journal","container-title":"Journal of Fish Biology","DOI":"10.1111/j.1095-8649.2004.00269.x","ISSN":"0022-1112","issue":"1","note":"Citation Key: Jonsson2004","page":"241-247","title":"Size and age of maturity of Atlantic salmon correlate with the North Atlantic Oscillation Index (NAOI)","volume":"64","author":[{"family":"Jonsson","given":"N."},{"family":"Jonsson","given":"B."}],"issued":{"date-parts":[["2004",1]]}}},{"id":1167,"uris":["http://zotero.org/users/3593556/items/SZC9QYUK"],"itemData":{"id":1167,"type":"article-journal","abstract":"Chaput, G. 2012. Overview of the status of Atlantic salmon (Salmo salar) in the North Atlantic and trends in marine mortality. - ICES Journal of Marine Science, 69: 1538-1548. Since the early 1980s, the ICES Working Group on North Atlantic Salmon has collated and interpreted catch data, exchanged information on research initiatives, and provided advice to managers in support of conservation efforts for Atlantic salmon. During the past three decades, the annual production of anadromous Atlantic salmon from more than 2000 rivers draining into the North Atlantic has been less than 10 million adult-sized salmon. This represents a minor component, by number and biomass, of the pelagic ecosystem in the North Atlantic Ocean. Ideally, Atlantic salmon would be assessed and managed based on river-specific stock units, the scale that best corresponds to the spawner to recruitment dynamic. In reality, comparatively few river-specific assessments are available for either the Northwest or the Northeast Atlantic. The marine survival of Atlantic salmon is low and, based on return rates of smolts to adults from monitored rivers, has declined since the mid- to late 1980s. Abundance has declined more severely for the multi-sea-winter components, and especially in the southern areas of the species' range. Common patterns in abundance, inferred at the level of stock complex in the North Atlantic, suggest that broad-scale factors are affecting productivity and abundance and that they are acting throughout the salmon's time at sea.","container-title":"ICES Journal of Marine Science","DOI":"10.1093/icesjms/fss013","ISSN":"10543139","note":"Citation Key: Chaput2012\nISBN: 1054-3139 1095-9289","title":"Overview of the status of Atlantic salmon (Salmo salar) in the North Atlantic and trends in marine mortality","author":[{"family":"Chaput","given":"Gérald"}],"issued":{"date-parts":[["2012"]]}}},{"id":3139,"uris":["http://zotero.org/users/3593556/items/LWMCK7AW"],"itemData":{"id":3139,"type":"article-journal","DOI":"10.17895/ICES.PUB.7923","note":"publisher: [object Object]","source":"DOI.org (Datacite)","title":"Working Group on North Atlantic Salmon","URL":"https://ices-library.figshare.com/articles/_/18621548","author":[{"literal":"ICES"}],"accessed":{"date-parts":[["2024",3,12]]},"issued":{"date-parts":[["2021"]]}}}],"schema":"https://github.com/citation-style-language/schema/raw/master/csl-citation.json"}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(Jonsson and Jonsson 2004; Chaput 2012; ICES 2021)</w:t>
      </w:r>
      <w:r w:rsidR="771470F8" w:rsidRPr="7237CBF1">
        <w:rPr>
          <w:rFonts w:ascii="Times New Roman" w:hAnsi="Times New Roman" w:cs="Times New Roman"/>
        </w:rPr>
        <w:fldChar w:fldCharType="end"/>
      </w:r>
      <w:r w:rsidRPr="7237CBF1">
        <w:rPr>
          <w:rFonts w:ascii="Times New Roman" w:hAnsi="Times New Roman" w:cs="Times New Roman"/>
        </w:rPr>
        <w:t xml:space="preserve">. While the exact mechanisms are not </w:t>
      </w:r>
      <w:r w:rsidR="59722DFA" w:rsidRPr="170D5A9F">
        <w:rPr>
          <w:rFonts w:ascii="Times New Roman" w:hAnsi="Times New Roman" w:cs="Times New Roman"/>
        </w:rPr>
        <w:t>fully</w:t>
      </w:r>
      <w:r w:rsidRPr="7237CBF1">
        <w:rPr>
          <w:rFonts w:ascii="Times New Roman" w:hAnsi="Times New Roman" w:cs="Times New Roman"/>
        </w:rPr>
        <w:t xml:space="preserve"> understood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{"citationID":"xs8Jkf1t","properties":{"formattedCitation":"(Thorstad et al. 2021)","plainCitation":"(Thorstad et al. 2021)","noteIndex":0},"citationItems":[{"id":1357,"uris":["http://zotero.org/users/3593556/items/L9US6LVK"],"itemData":{"id":1357,"type":"article-journal","container-title":"Aquatic Conservation: Marine and Freshwater Ecosystems","DOI":"10.1002/aqc.3624","ISSN":"1052-7613","issue":"9","note":"Citation Key: Thorstad2021","page":"2654-2665","title":"Atlantic salmon in a rapidly changing environment—Facing the challenges of reduced marine survival and climate change","volume":"31","author":[{"family":"Thorstad","given":"Eva B."},{"family":"Bliss","given":"Doug"},{"family":"Breau","given":"Cindy"},{"family":"Damon‐Randall","given":"Kim"},{"family":"Sundt‐Hansen","given":"Line E."},{"family":"Hatfield","given":"Emma M.C."},{"family":"Horsburgh","given":"Grant"},{"family":"Hansen","given":"Heidi"},{"family":"Maoiléidigh","given":"Niall Ó."},{"family":"Sheehan","given":"Timothy"},{"family":"Sutton","given":"Stephen G."}],"issued":{"date-parts":[["2021",9,21]]}}}],"schema":"https://github.com/citation-style-language/schema/raw/master/csl-citation.json"}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(Thorstad et al. 2021)</w:t>
      </w:r>
      <w:r w:rsidR="771470F8" w:rsidRPr="7237CBF1">
        <w:rPr>
          <w:rFonts w:ascii="Times New Roman" w:hAnsi="Times New Roman" w:cs="Times New Roman"/>
        </w:rPr>
        <w:fldChar w:fldCharType="end"/>
      </w:r>
      <w:r w:rsidRPr="7237CBF1">
        <w:rPr>
          <w:rFonts w:ascii="Times New Roman" w:hAnsi="Times New Roman" w:cs="Times New Roman"/>
        </w:rPr>
        <w:t xml:space="preserve">, the causes for this decline in at-sea survival have been linked to changes in both the freshwater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{"citationID":"v9dDJUqE","properties":{"formattedCitation":"(Armstrong 2005; Russell et al. 2012; Otero et al. 2014; Gregory et al. 2019)","plainCitation":"(Armstrong 2005; Russell et al. 2012; Otero et al. 2014; Gregory et al. 2019)","noteIndex":0},"citationItems":[{"id":1047,"uris":["http://zotero.org/users/3593556/items/BPZ3RGIA"],"itemData":{"id":1047,"type":"article-journal","abstract":"Application of habitat models for predicting expected local densities of Atlantic Salmon Salmo salar in healthy populations has been hampered by a lack of generality in their fit to data from different systems. It is believed that this problem results at least in part from difficulties of effectively integrating factors that act across a range of spatial and temporal scales. Here, as an aid to developing more robust modelling and sampling methodologies, a simple process-based model for local-scale dynamics of Atlantic salmon juveniles is developed from first principles by integrating contemporary understanding of self-thinning, density-dependent growth and dispersal. The aim is to present a readily understood structure to illustrate the links between spawning and stocking strategies, habitat, migration and fish production. Based on this structure, contemporary understanding of the more complex biological processes that affect density, growth and habitat are discussed in relation to some of the key requirements of managers, including stocking for rehabi-litation, assessment of predation impact and development of strategies for sampling populations effectively when deriving habitat-production models. A major conclusion is that more structured, integrated research is required to provide the basic variables needed to model links between local and global scale habitat and fish production effectively. Nevertheless, application of the current understanding of the biology of Atlantic salmon should be of great benefit to managers in extracting key information from field surveys. ª 2005 British Crown copyright","container-title":"Journal of Fish Biology","DOI":"10.1111/j.1095-8649.2005.00929.x","note":"Citation Key: Armstrong2005","title":"Spatial variation in population dynamics of juvenile Atlantic salmon: implications for conservation and management","volume":"67","author":[{"family":"Armstrong","given":"J D"}],"issued":{"date-parts":[["2005"]]}}},{"id":1358,"uris":["http://zotero.org/users/3593556/items/ZUB5DP8T"],"itemData":{"id":1358,"type":"article-journal","abstract":"Russell, I. C., Aprahamian, M. W., Barry, J., Davidson, I. C., Fiske, P., Ibbotson, A. T., Kennedy, R. J., Maclean, J. C., Moore, A., Otero, J., Potter, E. C. E., and Todd, C. D. 2012. The influence of the freshwater environment and the biological characteristics of Atlantic salmon smolts on their subsequent marine survival. – ICES Journal of Marine Science, 69: 1563–1573. Atlantic salmon have declined markedly in the past 20–30 years throughout their range. Much of the focus for this decline has been on increased mortality during the marine phase of the life cycle. However, marine mortality does not operate independently of factors acting in freshwater and the biological characteristics of smolts migrating to sea. Over recent decades, juvenile salmon in many rivers have grown faster and migrated to sea at a younger age, so have been typically smaller than earlier. This has shortened the generation time for many individuals and may dampen the impact of increased marine mortality, assuming that expected higher in-river survival prior to smolting is not outweighed by increased mortality of smaller smolts at sea. Over the same period, smolt run-timing across the geographic range has been earlier, at an average rate of almost 3 d per decade. This has given rise to growing concerns about smolts potentially missing the optimum environmental migration “window”, the timing of which may also be changing. Contaminants and other factors operating in freshwater also impact smolt quality with adverse consequences for their physiological readiness for life at sea. Given that managers have very limited ability to influence the broad scale factors limiting salmon survival at sea, it is vital that freshwater habitats are managed to both maximize the smolt output and to minimize the impact of factors acting in freshwater that may compromise salmon once they migrate to sea.","container-title":"ICES Journal of Marine Science","DOI":"10.1093/icesjms/fsr208","ISSN":"1095-9289","issue":"9","note":"Citation Key: Russell2012","page":"1563-1573","title":"The influence of the freshwater environment and the biological characteristics of Atlantic salmon smolts on their subsequent marine survival","volume":"69","author":[{"family":"Russell","given":"Ian C."},{"family":"Aprahamian","given":"Miran W."},{"family":"Barry","given":"Jon"},{"family":"Davidson","given":"Ian C."},{"family":"Fiske","given":"Peder"},{"family":"Ibbotson","given":"Anton T."},{"family":"Kennedy","given":"Richard J."},{"family":"Maclean","given":"Julian C."},{"family":"Moore","given":"Andrew"},{"family":"Otero","given":"Jaime"},{"family":"Potter","given":"Ted (E. C. E.)"},{"family":"Todd","given":"Christopher D."}],"issued":{"date-parts":[["2012",11,1]]}}},{"id":2583,"uris":["http://zotero.org/users/3593556/items/BIF2SBMA"],"itemData":{"id":2583,"type":"article-journal","abstract":"Migrations between different habitats are key events in the lives of many organisms. Such movements involve annually recurring travel over long distances usually triggered by seasonal changes in the environment. Often, the migration is associated with travel to or from reproduction areas to regions of growth. Young anadromous Atlantic salmon (Salmo salar) emigrate from freshwater nursery areas during spring and early summer to feed and grow in the North Atlantic Ocean. The transition from the freshwater ('parr') stage to the migratory stage where they descend streams and enter salt water ('smolt') is characterized by morphological, physiological and behavioural changes where the timing of this parr-smolt transition is cued by photoperiod and water temperature. Environmental conditions in the freshwater habitat control the downstream migration and contribute to within- and among-river variation in migratory timing. Moreover, the timing of the freshwater emigration has likely evolved to meet environmental conditions in the ocean as these affect growth and survival of the post-smolts. Using generalized additive mixed-effects modelling, we analysed spatio-temporal variations in the dates of downstream smolt migration in 67 rivers throughout the North Atlantic during the last five decades and found that migrations were earlier in populations in the east than the west. After accounting for this spatial effect, the initiation of the downstream migration among rivers was positively associated with freshwater temperatures, up to about 10 °C and levelling off at higher values, and with sea-surface temperatures. Earlier migration occurred when river discharge levels were low but increasing. On average, the initiation of the smolt seaward migration has occurred 2.5 days earlier per decade throughout the basin of the North Atlantic. This shift in phenology matches changes in air, river, and ocean temperatures, suggesting that Atlantic salmon emigration is responding to the current global climate changes. © 2013 John Wiley &amp; Sons Ltd.","container-title":"Global Change Biology","DOI":"10.1111/gcb.12363","ISSN":"13541013","issue":"1","note":"PMID: 23966281","page":"61-75","title":"Basin-scale phenology and effects of climate variability on global timing of initial seaward migration of Atlantic salmon (Salmo salar)","volume":"20","author":[{"family":"Otero","given":"Jaime"},{"family":"L'Abée-Lund","given":"Jan Henning"},{"family":"Castro-Santos","given":"Ted"},{"family":"Leonardsson","given":"Kjell"},{"family":"Storvik","given":"Geir O."},{"family":"Jonsson","given":"Bror"},{"family":"Dempson","given":"Brian"},{"family":"Russell","given":"Ian C."},{"family":"Jensen","given":"Arne J."},{"family":"Baglinière","given":"Jean Luc"},{"family":"Dionne","given":"Mélanie"},{"family":"Armstrong","given":"John D."},{"family":"Romakkaniemi","given":"Atso"},{"family":"Letcher","given":"Benjamin H."},{"family":"Kocik","given":"John F."},{"family":"Erkinaro","given":"Jaakko"},{"family":"Poole","given":"Russell"},{"family":"Rogan","given":"Ger"},{"family":"Lundqvist","given":"Hans"},{"family":"Maclean","given":"Julian C."},{"family":"Jokikokko","given":"Erkki"},{"family":"Arnekleiv","given":"Jo Vegar"},{"family":"Kennedy","given":"Richard J."},{"family":"Niemelä","given":"Eero"},{"family":"Caballero","given":"Pablo"},{"family":"Music","given":"Paul A."},{"family":"Antonsson","given":"Thorolfur"},{"family":"Gudjonsson","given":"Sigurdur"},{"family":"Veselov","given":"Alexey E."},{"family":"Lamberg","given":"Anders"},{"family":"Groom","given":"Steve"},{"family":"Taylor","given":"Benjamin H."},{"family":"Taberner","given":"Malcolm"},{"family":"Dillane","given":"Mary"},{"family":"Arnason","given":"Fridthjofur"},{"family":"Horton","given":"Gregg"},{"family":"Hvidsten","given":"Nils A."},{"family":"Jonsson","given":"Ingi R."},{"family":"Jonsson","given":"Nina"},{"family":"Mckelvey","given":"Simon"},{"family":"Næsje","given":"Tor F."},{"family":"Skaala","given":"Øystein"},{"family":"Smith","given":"Gordon W."},{"family":"Sægrov","given":"Harald"},{"family":"Stenseth","given":"Nils C."},{"family":"Vøllestad","given":"Leif Asbjørn"}],"issued":{"date-parts":[["2014",1]]}}},{"id":1560,"uris":["http://zotero.org/users/3593556/items/HHGGTBJI"],"itemData":{"id":1560,"type":"article-journal","abstract":"Recent declines in Atlantic salmon Salmo salar populations are generally attributed to factors in their marine life-phase. However, it is postulated that factors affecting their freshwater life-phase might impact their marine survival, such as the influence of body size. While larger smolts are widely hypothesized to have higher marine survival rates, empirical support remains scant, in part due to inadequate data and ambiguous statistical analyses. Here, we test the influence of smolt body size on marine return rates, a proxy for marine survival, using a 12-year dataset of 3688 smolts tagged with passive integrated transponders in the River Frome, Southern England. State-space models describe the probability of smolts surviving their marine phase to return as 1 sea-winter (1SW) or multi-sea-winter adults as a function of their length, while accounting for imperfect detection and missing data. Models predicted that larger smolts had higher return rates; the most parsimonious model included the effect of length on 1SW return rate. This prediction is concerning, as freshwater juvenile salmon are decreasing in size on the River Frome, and elsewhere. Thus, to maximize adult returns, restoration efforts should focus on freshwater life-stages, and maximize both the number and the size of emigrating smolts.","container-title":"ICES Journal of Marine Science","DOI":"10.1093/icesjms/fsz066","ISSN":"10959289","issue":"6","note":"publisher: Oxford University Press","page":"1702-1712","title":"Atlantic salmon return rate increases with smolt length","volume":"76","author":[{"family":"Gregory","given":"Stephen D."},{"family":"Ibbotson","given":"Anton T."},{"family":"Riley","given":"William D."},{"family":"Nevoux","given":"Marie"},{"family":"Lauridsen","given":"Rasmus B."},{"family":"Russell","given":"Ian C."},{"family":"Britton","given":"J. Robert"},{"family":"Gillingham","given":"Phillipa K."},{"family":"Simmons","given":"Olivia M."},{"family":"Rivot","given":"Etienne"},{"family":"Durif","given":"Caroline"}],"issued":{"date-parts":[["2019",12,1]]}}}],"schema":"https://github.com/citation-style-language/schema/raw/master/csl-citation.json"}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(Armstrong 2005; Russell et al. 2012; Otero et al. 2014; Gregory et al. 2019)</w:t>
      </w:r>
      <w:r w:rsidR="771470F8" w:rsidRPr="7237CBF1">
        <w:rPr>
          <w:rFonts w:ascii="Times New Roman" w:hAnsi="Times New Roman" w:cs="Times New Roman"/>
        </w:rPr>
        <w:fldChar w:fldCharType="end"/>
      </w:r>
      <w:r w:rsidRPr="7237CBF1">
        <w:rPr>
          <w:rFonts w:ascii="Times New Roman" w:hAnsi="Times New Roman" w:cs="Times New Roman"/>
        </w:rPr>
        <w:t xml:space="preserve"> and marine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{"citationID":"mdNzxm2k","properties":{"formattedCitation":"(Beaugrand and Reid 2012; Mills et al. 2013; Friedland et al. 2014; Olmos et al. 2020; Harvey et al. 2022)","plainCitation":"(Beaugrand and Reid 2012; Mills et al. 2013; Friedland et al. 2014; Olmos et al. 2020; Harvey et al. 2022)","noteIndex":0},"citationItems":[{"id":1897,"uris":["http://zotero.org/users/3593556/items/JRTTPRUH"],"itemData":{"id":1897,"type":"article-journal","abstract":"The abundance of wild salmon (Salmo salar) in the North Atlantic has declined markedly since the late 1980s as a result of increased marine mortality that coincided with a marked rise in sea temperature in oceanic foraging areas. There is substantial evidence to show that temperature governs the growth, survival, and maturation of salmon during their marine migrations through either direct or indirect effects. In an earlier study (2003), long-term changes in three trophic levels (salmon, zooplankton, and phytoplankton) were shown to be correlated significantly with sea surface temperature (SST) and northern hemisphere temperature (NHT). A sequence of trophic changes ending with a stepwise decline in the total nominal catch of North Atlantic salmon (regime shift in </w:instrText>
      </w:r>
      <w:r w:rsidR="00D53076">
        <w:rPr>
          <w:rFonts w:ascii="Cambria Math" w:hAnsi="Cambria Math" w:cs="Cambria Math"/>
        </w:rPr>
        <w:instrText>∼</w:instrText>
      </w:r>
      <w:r w:rsidR="00D53076">
        <w:rPr>
          <w:rFonts w:ascii="Times New Roman" w:hAnsi="Times New Roman" w:cs="Times New Roman"/>
        </w:rPr>
        <w:instrText xml:space="preserve">1986/1987) was superimposed on a trend to a warmer dynamic regime. Here, the earlier study is updated with catch and abundance data to 2010, confirming earlier results and detecting a new abrupt shift in </w:instrText>
      </w:r>
      <w:r w:rsidR="00D53076">
        <w:rPr>
          <w:rFonts w:ascii="Cambria Math" w:hAnsi="Cambria Math" w:cs="Cambria Math"/>
        </w:rPr>
        <w:instrText>∼</w:instrText>
      </w:r>
      <w:r w:rsidR="00D53076">
        <w:rPr>
          <w:rFonts w:ascii="Times New Roman" w:hAnsi="Times New Roman" w:cs="Times New Roman"/>
        </w:rPr>
        <w:instrText xml:space="preserve">1996/1997. Although correlations between changes in salmon, plankton, and temperature are reinforced, the significance of the correlations is reduced because the temporal autocorrelation of time-series substantially increased due to a monotonic trend in the time-series, probably related to global warming. This effect may complicate future detection of effects of climate change on natural systems. © 2012 International Council for the Exploration of the Sea. Published by Oxford University Press. All rights reserved.","container-title":"ICES Journal of Marine Science","DOI":"10.1093/icesjms/fss153","ISSN":"10543139","issue":"9","page":"1549-1562","title":"Relationships between North Atlantic salmon, plankton, and hydroclimatic change in the Northeast Atlantic","volume":"69","author":[{"family":"Beaugrand","given":"Grégory"},{"family":"Reid","given":"Philip C."}],"issued":{"date-parts":[["2012",11]]}}},{"id":2903,"uris":["http://zotero.org/users/3593556/items/LB3SB36U"],"itemData":{"id":2903,"type":"article-journal","abstract":"North American Atlantic salmon (Salmo salar) populations experienced substantial declines in the early 1990s, and many populations have persisted at low abundances in recent years. Abundance and productivity declined in a coherent manner across major regions of North America, and this coherence points toward a potential shift in marine survivorship, rather than local, river-specific factors. The major declines in Atlantic salmon populations occurred against a backdrop of physical and biological shifts in Northwest Atlantic ecosystems. Analyses of changes in climate, physical, and lower trophic level biological factors provide substantial evidence that climate conditions directly and indirectly influence the abundance and productivity of North American Atlantic salmon populations. A major decline in salmon abundance after 1990 was preceded by a series of changes across multiple levels of the ecosystem, and a subsequent population change in 1997, primarily related to salmon productivity, followed an unusually low NAO event. Pairwise correlations further demonstrate that climate and physical conditions are associated with changes in plankton communities and prey availability, which are ultimately linked to Atlantic salmon populations. Results suggest that poor trophic conditions, likely due to climate-driven environmental factors, and warmer ocean temperatures throughout their marine habitat area are constraining the productivity and recovery of North American Atlantic salmon populations. © 2013 John Wiley &amp; Sons Ltd.","container-title":"Global Change Biology","DOI":"10.1111/gcb.12298","ISSN":"13541013","issue":"10","note":"PMID: 23780876","page":"3046-3061","title":"Climate and ecosystem linkages explain widespread declines in North American Atlantic salmon populations","volume":"19","author":[{"family":"Mills","given":"Katherine E."},{"family":"Pershing","given":"Andrew J."},{"family":"Sheehan","given":"Timothy F."},{"family":"Mountain","given":"David"}],"issued":{"date-parts":[["2013",10]]}}},{"id":1352,"uris":["http://zotero.org/users/3593556/items/6DJGJ8YI"],"itemData":{"id":1352,"type":"article-journal","container-title":"Journal of Marine Systems","DOI":"10.1016/j.jmarsys.2013.03.003","ISSN":"09247963","note":"Citation Key: Friedland2014","page":"77-87","title":"Differential response of continental stock complexes of Atlantic salmon (Salmo salar) to the Atlantic Multidecadal Oscillation","volume":"133","author":[{"family":"Friedland","given":"Kevin D."},{"family":"Shank","given":"Burton V."},{"family":"Todd","given":"Christopher D."},{"family":"McGinnity","given":"Philip"},{"family":"Nye","given":"Janet A."}],"issued":{"date-parts":[["2014",5]]}}},{"id":1662,"uris":["http://zotero.org/users/3593556/items/PZMD2VS4"],"itemData":{"id":1662,"type":"article-journal","abstract":"A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Biology","DOI":"10.1111/gcb.14913","ISSN":"13652486","issue":"3","note":"PMID: 31701595\npublisher: Blackwell Publishing Ltd","page":"1319-1337","title":"Spatial synchrony in the response of a long range migratory species (Salmo salar) to climate change in the North Atlantic Ocean","volume":"26","author":[{"family":"Olmos","given":"Maxime"},{"family":"Payne","given":"Mark R."},{"family":"Nevoux","given":"Marie"},{"family":"Prévost","given":"Etienne"},{"family":"Chaput","given":"Gérald"},{"family":"Du Pontavice","given":"Hubert"},{"family":"Guitton","given":"Jérôme"},{"family":"Sheehan","given":"Timothy"},{"family":"Mills","given":"Katherine"},{"family":"Rivot","given":"Etienne"}],"issued":{"date-parts":[["2020",3,1]]}}},{"id":1744,"uris":["http://zotero.org/users/3593556/items/9WQLB73P"],"itemData":{"id":1744,"type":"article-journal","abstract":"Wild Atlantic salmon populations have declined in many regions and are affected by diverse natural and anthropogenic factors. To facilitate management guidelines, precise knowledge of mechanisms driving population changes in demographics and life history traits is needed. Our analyses were conducted on (a) age and growth data from scales of salmon caught by angling in the river Etneelva, Norway, covering smolt year classes from 1980 to 2018, (b) extensive sampling of the whole spawning run in the fish trap from 2013 onwards, and (c) time series of sea surface temperature, zooplankton biomass, and salmon lice infestation intensity. Marine growth during the first year at sea displayed a distinct stepwise decline across the four decades. Simultaneously, the population shifted from predominantly 1SW to 2SW salmon, and the proportion of repeat spawners increased from 3 to 7%. The latter observation is most evident in females and likely due to decreased marine exploitation. Female repeat spawners tended to be less catchable than males by anglers. Depending on the time period analyzed, marine growth rate during the first year at sea was both positively and negatively associated with sea surface temperature. Zooplankton biomass was positively associated with growth, while salmon lice infestation intensity was negatively associated with growth. Collectively, these results are likely to be linked with both changes in oceanic conditions and harvest regimes. Our conflicting results regarding the influence of sea surface temperature on marine growth are likely to be caused by long-term increases in temperature, which may have triggered (or coincided with) ecosystem shifts creating generally poorer growth conditions over time, but within shorter datasets warmer years gave generally higher growth. We encourage management authorities to expand the use of permanently monitored reference rivers with complete trapping facilities, like the river Etneelva, generating valuable long-term data for future analyses.","container-title":"Ecology and Evolution","DOI":"10.1002/ece3.8780","ISSN":"20457758","issue":"4","note":"publisher: John Wiley and Sons Ltd","title":"Time series covering up to four decades reveals major changes and drivers of marine growth and proportion of repeat spawners in an Atlantic salmon population","volume":"12","author":[{"family":"Harvey","given":"Alison"},{"family":"Skaala","given":"Øystein"},{"family":"Borgstrøm","given":"Reidar"},{"family":"Fjeldheim","given":"Per Tommy"},{"family":"Christine Andersen","given":"Kaja"},{"family":"Rong Utne","given":"Kjell"},{"family":"Askeland Johnsen","given":"Ingrid"},{"family":"Fiske","given":"Peder"},{"family":"Winterthun","given":"Synne"},{"family":"Knutar","given":"Sofie"},{"family":"Sægrov","given":"Harald"},{"family":"Urdal","given":"Kurt"},{"family":"Alan Glover","given":"Kevin"}],"issued":{"date-parts":[["2022",4,1]]}}}],"schema":"https://github.com/citation-style-language/schema/raw/master/csl-citation.json"}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(Beaugrand and Reid 2012; Mills et al. 2013; Friedland et al. 2014; Olmos et al. 2020; Harvey et al. 2022)</w:t>
      </w:r>
      <w:r w:rsidR="771470F8" w:rsidRPr="7237CBF1">
        <w:rPr>
          <w:rFonts w:ascii="Times New Roman" w:hAnsi="Times New Roman" w:cs="Times New Roman"/>
        </w:rPr>
        <w:fldChar w:fldCharType="end"/>
      </w:r>
      <w:r w:rsidRPr="7237CBF1">
        <w:rPr>
          <w:rFonts w:ascii="Times New Roman" w:hAnsi="Times New Roman" w:cs="Times New Roman"/>
        </w:rPr>
        <w:t xml:space="preserve"> phases of the lifecycle which lead to changes in a range of demographic parameters across populations at a broad spatial </w:t>
      </w:r>
      <w:r w:rsidR="5A72FA11" w:rsidRPr="170D5A9F">
        <w:rPr>
          <w:rFonts w:ascii="Times New Roman" w:hAnsi="Times New Roman" w:cs="Times New Roman"/>
        </w:rPr>
        <w:t xml:space="preserve">scale </w:t>
      </w:r>
      <w:r w:rsidR="771470F8"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{"citationID":"ozzN1JoQ","properties":{"formattedCitation":"(Olmos et al. 2019, 2020)","plainCitation":"(Olmos et al. 2019, 2020)","noteIndex":0},"citationItems":[{"id":1554,"uris":["http://zotero.org/users/3593556/items/JFTHPFD7"],"itemData":{"id":1554,"type":"article-journal","abstract":"A hierarchical Bayesian life cycle model is presented that considers spatial covariation of marine life history traits of Atlantic salmon (Salmo salar) populations in the North Atlantic. The model is based on a collective analysis of the dynamics of 13 stock units (SUs) from two continental stock groups (CSGs) in North America and Southern Europe in a single hierarchical model over the period 1971–2014. The model sets up a new assessment framework for Atlantic salmon stocks. It also provides a framework to investigate the drivers of changes in Atlantic salmon population dynamics including disentangling the effects of fisheries from those of environmental factors in a hierarchy of spatial scales. It is used to test the hypothesis of a strong spatial synchrony in marine life history dynamics of Atlantic salmon populations. The trends in two key parameters associated with the early marine phase of the life cycle are estimated: (i) the marine survival during the first summer–autumn spent at sea and (ii) the proportion of fish maturing after the first winter at sea. The results provide evidence of a decline in the marine survival together with an increase in the proportion of fish that mature after the first winter at sea, common to all SUs. Our results show an increased coherence in the covariations of trends in these two marine life history traits related to geographic proximity of SUs which support the hypothesis of a coherent response of geographically proximate Atlantic salmon populations that likely share similar migration routes.","container-title":"Fish and Fisheries","DOI":"10.1111/faf.12345","ISSN":"14672979","issue":"2","note":"publisher: Blackwell Publishing Ltd","page":"322-342","title":"Evidence for spatial coherence in time trends of marine life history traits of Atlantic salmon in the North Atlantic","volume":"20","author":[{"family":"Olmos","given":"Maxime"},{"family":"Massiot-Granier","given":"Félix"},{"family":"Prévost","given":"Etienne"},{"family":"Chaput","given":"Gérald"},{"family":"Bradbury","given":"Ian R."},{"family":"Nevoux","given":"Marie"},{"family":"Rivot","given":"Etienne"}],"issued":{"date-parts":[["2019",3,1]]}}},{"id":1662,"uris":["http://zotero.org/users/3593556/items/PZMD2VS4"],"itemData":{"id":1662,"type":"article-journal","abstract":"A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Biology","DOI":"10.1111/gcb.14913","ISSN":"13652486","issue":"3","note":"PMID: 31701595\npublisher: Blackwell Publishing Ltd","page":"1319-1337","title":"Spatial synchrony in the response of a long range migratory species (Salmo salar) to climate change in the North Atlantic Ocean","volume":"26","author":[{"family":"Olmos","given":"Maxime"},{"family":"Payne","given":"Mark R."},{"family":"Nevoux","given":"Marie"},{"family":"Prévost","given":"Etienne"},{"family":"Chaput","given":"Gérald"},{"family":"Du Pontavice","given":"Hubert"},{"family":"Guitton","given":"Jérôme"},{"family":"Sheehan","given":"Timothy"},{"family":"Mills","given":"Katherine"},{"family":"Rivot","given":"Etienne"}],"issued":{"date-parts":[["2020",3,1]]}}}],"schema":"https://github.com/citation-style-language/schema/raw/master/csl-citation.json"} </w:instrText>
      </w:r>
      <w:r w:rsidR="771470F8" w:rsidRPr="7237CBF1">
        <w:rPr>
          <w:rFonts w:ascii="Times New Roman" w:hAnsi="Times New Roman" w:cs="Times New Roman"/>
        </w:rPr>
        <w:fldChar w:fldCharType="separate"/>
      </w:r>
      <w:r w:rsidRPr="7237CBF1">
        <w:rPr>
          <w:rFonts w:ascii="Times New Roman" w:hAnsi="Times New Roman" w:cs="Times New Roman"/>
        </w:rPr>
        <w:t>(Olmos et al. 2019, 2020)</w:t>
      </w:r>
      <w:r w:rsidR="771470F8" w:rsidRPr="7237CBF1">
        <w:rPr>
          <w:rFonts w:ascii="Times New Roman" w:hAnsi="Times New Roman" w:cs="Times New Roman"/>
        </w:rPr>
        <w:fldChar w:fldCharType="end"/>
      </w:r>
      <w:r w:rsidRPr="7237CBF1">
        <w:rPr>
          <w:rFonts w:ascii="Times New Roman" w:hAnsi="Times New Roman" w:cs="Times New Roman"/>
        </w:rPr>
        <w:t>.</w:t>
      </w:r>
    </w:p>
    <w:p w14:paraId="78A128CC" w14:textId="68C8F987" w:rsidR="004C5F16" w:rsidRDefault="2460CB18" w:rsidP="008549E1">
      <w:pPr>
        <w:spacing w:line="480" w:lineRule="auto"/>
        <w:rPr>
          <w:rFonts w:ascii="Times New Roman" w:eastAsia="Times New Roman" w:hAnsi="Times New Roman" w:cs="Times New Roman"/>
        </w:rPr>
      </w:pPr>
      <w:r w:rsidRPr="7237CBF1">
        <w:rPr>
          <w:rFonts w:ascii="Times New Roman" w:hAnsi="Times New Roman" w:cs="Times New Roman"/>
        </w:rPr>
        <w:t xml:space="preserve">Anadromous species engage in a form of diadromy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{"citationID":"8U43msXt","properties":{"formattedCitation":"(McDowall 2008; Delgado and Ruzzante 2020)","plainCitation":"(McDowall 2008; Delgado and Ruzzante 2020)","noteIndex":0},"citationItems":[{"id":3126,"uris":["http://zotero.org/users/3593556/items/MDDTA7E2"],"itemData":{"id":3126,"type":"article-journal","container-title":"iScience","DOI":"10.1016/j.isci.2020.101837","ISSN":"25890042","issue":"12","page":"101837","title":"Investigating Diadromy in Fishes and Its Loss in an -Omics Era","volume":"23","author":[{"family":"Delgado","given":"M. Lisette"},{"family":"Ruzzante","given":"Daniel E."}],"issued":{"date-parts":[["2020",12]]}}},{"id":3124,"uris":["http://zotero.org/users/3593556/items/9JDC4QHL"],"itemData":{"id":3124,"type":"article-journal","container-title":"Hydrobiologia","DOI":"10.1007/s10750-008-9290-7","ISSN":"0018-8158","issue":"1","page":"5-14","title":"Diadromy, history and ecology: a question of scale","volume":"602","author":[{"family":"McDowall","given":"R. M."}],"issued":{"date-parts":[["2008",5,18]]}}}],"schema":"https://github.com/citation-style-language/schema/raw/master/csl-citation.json"} </w:instrText>
      </w:r>
      <w:r w:rsidR="281ABDB5" w:rsidRPr="7237CBF1">
        <w:rPr>
          <w:rFonts w:ascii="Times New Roman" w:hAnsi="Times New Roman" w:cs="Times New Roman"/>
        </w:rPr>
        <w:fldChar w:fldCharType="separate"/>
      </w:r>
      <w:r w:rsidRPr="7237CBF1">
        <w:rPr>
          <w:rFonts w:ascii="Times New Roman" w:hAnsi="Times New Roman" w:cs="Times New Roman"/>
        </w:rPr>
        <w:t>(McDowall 2008; Delgado and Ruzzante 2020)</w:t>
      </w:r>
      <w:r w:rsidR="281ABDB5" w:rsidRPr="7237CBF1">
        <w:rPr>
          <w:rFonts w:ascii="Times New Roman" w:hAnsi="Times New Roman" w:cs="Times New Roman"/>
        </w:rPr>
        <w:fldChar w:fldCharType="end"/>
      </w:r>
      <w:r w:rsidRPr="7237CBF1">
        <w:rPr>
          <w:rFonts w:ascii="Times New Roman" w:eastAsia="Times New Roman" w:hAnsi="Times New Roman" w:cs="Times New Roman"/>
        </w:rPr>
        <w:t xml:space="preserve"> characterized by the use freshwater habitats for </w:t>
      </w:r>
      <w:r w:rsidR="006D756F">
        <w:rPr>
          <w:rFonts w:ascii="Times New Roman" w:eastAsia="Times New Roman" w:hAnsi="Times New Roman" w:cs="Times New Roman"/>
        </w:rPr>
        <w:t>spawning</w:t>
      </w:r>
      <w:r w:rsidRPr="7237CBF1">
        <w:rPr>
          <w:rFonts w:ascii="Times New Roman" w:eastAsia="Times New Roman" w:hAnsi="Times New Roman" w:cs="Times New Roman"/>
        </w:rPr>
        <w:t xml:space="preserve"> and juvenile rearing and the use of marine habitats for growth and maturation</w:t>
      </w:r>
      <w:r w:rsidR="7F81B41F"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{"citationID":"P0ls1Nb1","properties":{"formattedCitation":"(Finstad et al. 2010; Thorstad et al. 2010)","plainCitation":"(Finstad et al. 2010; Thorstad et al. 2010)","noteIndex":0},"citationItems":[{"id":1354,"uris":["http://zotero.org/users/3593556/items/MXX8LXY4"],"itemData":{"id":1354,"type":"chapter","container-title":"Atlantic Salmon Ecology","event-place":"Oxford, UK","note":"DOI: 10.1002/9781444327755.ch3\nCitation Key: Finstad2010","page":"67-87","publisher":"Wiley-Blackwell","publisher-place":"Oxford, UK","title":"Freshwater Habitat Requirements of Atlantic Salmon","URL":"https://onlinelibrary.wiley.com/doi/10.1002/9781444327755.ch3","author":[{"family":"Finstad","given":"Anders G."},{"family":"Armstrong","given":"John D."},{"family":"Nislow","given":"Keith H."}],"issued":{"date-parts":[["2010",9,1]]}}},{"id":1359,"uris":["http://zotero.org/users/3593556/items/TT4CX66F"],"itemData":{"id":1359,"type":"chapter","container-title":"Atlantic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H."},{"family":"Aarestrup","given":"Kim"}],"issued":{"date-parts":[["2010",9,1]]}}}],"schema":"https://github.com/citation-style-language/schema/raw/master/csl-citation.json"} </w:instrText>
      </w:r>
      <w:r w:rsidR="281ABDB5" w:rsidRPr="7237CBF1">
        <w:rPr>
          <w:rFonts w:ascii="Times New Roman" w:eastAsia="Times New Roman" w:hAnsi="Times New Roman" w:cs="Times New Roman"/>
        </w:rPr>
        <w:fldChar w:fldCharType="separate"/>
      </w:r>
      <w:r w:rsidR="7F81B41F" w:rsidRPr="7237CBF1">
        <w:rPr>
          <w:rFonts w:ascii="Times New Roman" w:hAnsi="Times New Roman" w:cs="Times New Roman"/>
        </w:rPr>
        <w:t>(Finstad et al. 2010; Thorstad et al. 2010)</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with adults returning to freshwater to spawn</w:t>
      </w:r>
      <w:r w:rsidRPr="7237CBF1">
        <w:rPr>
          <w:rFonts w:ascii="Times New Roman" w:hAnsi="Times New Roman" w:cs="Times New Roman"/>
        </w:rPr>
        <w:t xml:space="preserve">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{"citationID":"fwNHCkbS","properties":{"formattedCitation":"(Quinn and Myers 2004)","plainCitation":"(Quinn and Myers 2004)","noteIndex":0},"citationItems":[{"id":3128,"uris":["http://zotero.org/users/3593556/items/YZDTJLFH"],"itemData":{"id":3128,"type":"article-journal","container-title":"Reviews in Fish Biology and Fisheries","DOI":"10.1007/s11160-005-0802-5","ISSN":"0960-3166","issue":"4","page":"421-442","title":"Anadromy and the marine migrations of Pacific salmon and trout: Rounsefell revisited","volume":"14","author":[{"family":"Quinn","given":"Thomas P."},{"family":"Myers","given":"Katherine W."}],"issued":{"date-parts":[["2004",12,22]]}}}],"schema":"https://github.com/citation-style-language/schema/raw/master/csl-citation.json"} </w:instrText>
      </w:r>
      <w:r w:rsidR="281ABDB5" w:rsidRPr="7237CBF1">
        <w:rPr>
          <w:rFonts w:ascii="Times New Roman" w:hAnsi="Times New Roman" w:cs="Times New Roman"/>
        </w:rPr>
        <w:fldChar w:fldCharType="separate"/>
      </w:r>
      <w:r w:rsidR="53EE81A3" w:rsidRPr="7237CBF1">
        <w:rPr>
          <w:rFonts w:ascii="Times New Roman" w:hAnsi="Times New Roman" w:cs="Times New Roman"/>
        </w:rPr>
        <w:t>(Quinn and Myers 2004)</w:t>
      </w:r>
      <w:r w:rsidR="281ABDB5" w:rsidRPr="7237CBF1">
        <w:rPr>
          <w:rFonts w:ascii="Times New Roman" w:hAnsi="Times New Roman" w:cs="Times New Roman"/>
        </w:rPr>
        <w:fldChar w:fldCharType="end"/>
      </w:r>
      <w:r w:rsidRPr="7237CBF1">
        <w:rPr>
          <w:rFonts w:ascii="Times New Roman" w:hAnsi="Times New Roman" w:cs="Times New Roman"/>
        </w:rPr>
        <w:t xml:space="preserve">. </w:t>
      </w:r>
      <w:r w:rsidRPr="7237CBF1">
        <w:rPr>
          <w:rFonts w:ascii="Times New Roman" w:eastAsia="Times New Roman" w:hAnsi="Times New Roman" w:cs="Times New Roman"/>
        </w:rPr>
        <w:t xml:space="preserve">Atlantic salmon juveniles spend </w:t>
      </w:r>
      <w:r w:rsidR="11556365" w:rsidRPr="7237CBF1">
        <w:rPr>
          <w:rFonts w:ascii="Times New Roman" w:eastAsia="Times New Roman" w:hAnsi="Times New Roman" w:cs="Times New Roman"/>
        </w:rPr>
        <w:t xml:space="preserve">several </w:t>
      </w:r>
      <w:r w:rsidRPr="7237CBF1">
        <w:rPr>
          <w:rFonts w:ascii="Times New Roman" w:eastAsia="Times New Roman" w:hAnsi="Times New Roman" w:cs="Times New Roman"/>
        </w:rPr>
        <w:t>years living in freshwater as a parr before becoming a smolt and undergoing the morphological,</w:t>
      </w:r>
      <w:r w:rsidRPr="7237CBF1">
        <w:rPr>
          <w:rFonts w:ascii="Times New Roman" w:hAnsi="Times New Roman" w:cs="Times New Roman"/>
        </w:rPr>
        <w:t xml:space="preserve"> physiological and behavioral changes required to </w:t>
      </w:r>
      <w:r w:rsidR="1AE8A699" w:rsidRPr="7237CBF1">
        <w:rPr>
          <w:rFonts w:ascii="Times New Roman" w:hAnsi="Times New Roman" w:cs="Times New Roman"/>
        </w:rPr>
        <w:t xml:space="preserve">cope </w:t>
      </w:r>
      <w:r w:rsidRPr="7237CBF1">
        <w:rPr>
          <w:rFonts w:ascii="Times New Roman" w:hAnsi="Times New Roman" w:cs="Times New Roman"/>
        </w:rPr>
        <w:t xml:space="preserve">with </w:t>
      </w:r>
      <w:r w:rsidRPr="7237CBF1">
        <w:rPr>
          <w:rFonts w:ascii="Times New Roman" w:eastAsia="Times New Roman" w:hAnsi="Times New Roman" w:cs="Times New Roman"/>
        </w:rPr>
        <w:t>the transition to the marine environment (</w:t>
      </w:r>
      <w:r w:rsidR="40B5B85C" w:rsidRPr="7237CBF1">
        <w:rPr>
          <w:rFonts w:ascii="Times New Roman" w:eastAsia="Times New Roman" w:hAnsi="Times New Roman" w:cs="Times New Roman"/>
        </w:rPr>
        <w:t>i.e.,</w:t>
      </w:r>
      <w:r w:rsidR="6B38A0AD" w:rsidRPr="7237CBF1">
        <w:rPr>
          <w:rFonts w:ascii="Times New Roman" w:eastAsia="Times New Roman" w:hAnsi="Times New Roman" w:cs="Times New Roman"/>
        </w:rPr>
        <w:t xml:space="preserve"> </w:t>
      </w:r>
      <w:r w:rsidRPr="7237CBF1">
        <w:rPr>
          <w:rFonts w:ascii="Times New Roman" w:eastAsia="Times New Roman" w:hAnsi="Times New Roman" w:cs="Times New Roman"/>
        </w:rPr>
        <w:t>smoltification;</w:t>
      </w:r>
      <w:r w:rsidR="40B5B85C"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{"citationID":"KKxS35Xv","properties":{"formattedCitation":"(McCormick et al. 1998; Jonsson and Jonsson 2003; Mobley et al. 2021)","plainCitation":"(McCormick et al. 1998; Jonsson and Jonsson 2003; Mobley et al. 2021)","dontUpdate":true,"noteIndex":0},"citationItems":[{"id":3140,"uris":["http://zotero.org/users/3593556/items/9PQRYQRY"],"itemData":{"id":3140,"type":"article-journal","abstract":"A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L"}],"issued":{"date-parts":[["1998",1,1]]}}},{"id":3237,"uris":["http://zotero.org/users/3593556/items/3AECUSTS"],"itemData":{"id":3237,"type":"article-journal","abstract":"Relationships between energy density (kJ·100 g–1) and body length (mm), which varied between life-history stages of Atlantic salmon (Salmo salar), were described by power functions. The variation was chiefly caused by differences in lipid concentrations. Energy densities of maturing and rematuring parr were higher than those of similarly aged smolts. Monthly specific growth rate was higher in maturing parr than in salmon at sea. Mature parr males allocated relatively more energy to gonadal development and less to soma development than anadromous males. Spawning expenditure increased from 34 to 53% for 55- to 72-cm-long females. In males, similar losses were from 47 to 49% of their total energy content at river entry. More energy was used in reproduction in a long river than in a short one. Male allocation to gonads relative to soma was highest in the shorter river. Energy allocation pattern varied among developmental stages. Very energy-rich male parr rematured in subsequent years without going to sea; less energy-rich ones smolted and migrated to sea.","container-title":"Canadian Journal of Fisheries and Aquatic Sciences","DOI":"10.1139/f03-042","ISSN":"0706-652X","issue":"5","journalAbbreviation":"Can. J. Fish. Aquat. Sci.","note":"publisher: NRC Research Press","page":"506-516","source":"cdnsciencepub.com (Atypon)","title":"Energy allocation among developmental stages, age groups, and types of Atlantic salmon (Salmo salar) spawners","volume":"60","author":[{"family":"Jonsson","given":"Nina"},{"family":"Jonsson","given":"Bror"}],"issued":{"date-parts":[["2003",5]]}}},{"id":3197,"uris":["http://zotero.org/users/3593556/items/4K2AQ8ET"],"itemData":{"id":3197,"type":"article-journal","abstract":"Abstract\n            \n              Over the past decades, Atlantic salmon (\n              Salmo salar,\n              Salmonidae) has emerged as a model system for sexual maturation research, owing to the high diversity of life history strategies, knowledge of trait genetic architecture, and their high economic value. The aim of this synthesis is to summarize the current state of knowledge concerning maturation in Atlantic salmon, outline knowledge gaps, and provide a roadmap for future work. We summarize the current state of knowledge: 1) maturation in Atlantic salmon takes place over the entire life cycle, starting as early as embryo development, 2) variation in the timing of maturation promotes diversity in life history strategies, 3) ecological and genetic factors influence maturation, 4) maturation processes are sex-specific and may have fitness consequences for each sex, 5) genomic studies have identified large-effect loci that influence maturation, 6) the brain-pituitary–gonadal axis regulates molecular and physiological processes of maturation, 7) maturation is a key component of fisheries, aquaculture, conservation, and management, and 8) climate change, fishing pressure, and other anthropogenic stressors likely have major effects on salmon maturation. In the future, maturation research should focus on a broader diversity of life history stages, including early embryonic development, the marine phase and return migration. We recommend studies combining ecological and genetic approaches will help disentangle the relative contributions of effects in different life history stages to maturation. Functional validation of large-effect loci should reveal how these genes influence maturation. Finally, continued research in maturation will improve our predictions concerning how salmon may adapt to fisheries, climate change, and other future challenges.","container-title":"Reviews in Fish Biology and Fisheries","DOI":"10.1007/s11160-021-09656-w","ISSN":"0960-3166, 1573-5184","issue":"3","journalAbbreviation":"Rev Fish Biol Fisheries","language":"en","page":"523-571","source":"DOI.org (Crossref)","title":"Maturation in Atlantic salmon (Salmo salar, Salmonidae): a synthesis of ecological, genetic, and molecular processes","title-short":"Maturation in Atlantic salmon (Salmo salar, Salmonidae)","volume":"31","author":[{"family":"Mobley","given":"Kenyon B."},{"family":"Aykanat","given":"Tutku"},{"family":"Czorlich","given":"Yann"},{"family":"House","given":"Andrew"},{"family":"Kurko","given":"Johanna"},{"family":"Miettinen","given":"Antti"},{"family":"Moustakas-Verho","given":"Jacqueline"},{"family":"Salgado","given":"Andrés"},{"family":"Sinclair-Waters","given":"Marion"},{"family":"Verta","given":"Jukka-Pekka"},{"family":"Primmer","given":"Craig R."}],"issued":{"date-parts":[["2021",9]]}}}],"schema":"https://github.com/citation-style-language/schema/raw/master/csl-citation.json"} </w:instrText>
      </w:r>
      <w:r w:rsidR="281ABDB5" w:rsidRPr="7237CBF1">
        <w:rPr>
          <w:rFonts w:ascii="Times New Roman" w:eastAsia="Times New Roman" w:hAnsi="Times New Roman" w:cs="Times New Roman"/>
        </w:rPr>
        <w:fldChar w:fldCharType="separate"/>
      </w:r>
      <w:r w:rsidR="40B5B85C" w:rsidRPr="7237CBF1">
        <w:rPr>
          <w:rFonts w:ascii="Times New Roman" w:hAnsi="Times New Roman" w:cs="Times New Roman"/>
        </w:rPr>
        <w:t>McCormick et al. 1998; Jonsson and Jonsson 2003; Mobley et al. 2021</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w:t>
      </w:r>
    </w:p>
    <w:p w14:paraId="59E075AB" w14:textId="081EACDD" w:rsidR="00CB7B08" w:rsidRDefault="2460CB18" w:rsidP="008549E1">
      <w:pPr>
        <w:spacing w:line="480" w:lineRule="auto"/>
        <w:rPr>
          <w:rFonts w:ascii="Times New Roman" w:hAnsi="Times New Roman" w:cs="Times New Roman"/>
        </w:rPr>
      </w:pPr>
      <w:r w:rsidRPr="7237CBF1">
        <w:rPr>
          <w:rFonts w:ascii="Times New Roman" w:eastAsia="Times New Roman" w:hAnsi="Times New Roman" w:cs="Times New Roman"/>
        </w:rPr>
        <w:t xml:space="preserve">The smoltification process enables them to cope with </w:t>
      </w:r>
      <w:r w:rsidRPr="7237CBF1">
        <w:rPr>
          <w:rFonts w:ascii="Times New Roman" w:hAnsi="Times New Roman" w:cs="Times New Roman"/>
        </w:rPr>
        <w:t xml:space="preserve">changes in salinity, thermal regimes, and predators, </w:t>
      </w:r>
      <w:r w:rsidR="55890196" w:rsidRPr="170D5A9F">
        <w:rPr>
          <w:rFonts w:ascii="Times New Roman" w:hAnsi="Times New Roman" w:cs="Times New Roman"/>
        </w:rPr>
        <w:t>and</w:t>
      </w:r>
      <w:r w:rsidRPr="7237CBF1">
        <w:rPr>
          <w:rFonts w:ascii="Times New Roman" w:hAnsi="Times New Roman" w:cs="Times New Roman"/>
        </w:rPr>
        <w:t xml:space="preserve"> synchronizing their migration with favorable feeding conditions in the ocean </w:t>
      </w:r>
      <w:r w:rsidR="281ABDB5"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{"citationID":"xXYKrhfv","properties":{"formattedCitation":"(Hansen and Quinn 1998; McCormick et al. 1998; Friedland et al. 2003; Jonsson and Jonsson 2004)","plainCitation":"(Hansen and Quinn 1998; McCormick et al. 1998; Friedland et al. 2003; Jonsson and Jonsson 2004)","noteIndex":0},"citationItems":[{"id":3122,"uris":["http://zotero.org/users/3593556/items/ZAW73GFV"],"itemData":{"id":3122,"type":"article-journal","abstract":"&lt;p&gt;Atlantic salmon (Salmo salar) are distributed over large areas in the north Atlantic Ocean. They usually move very quickly from freshwater to oceanic areas, whereas there is considerable variation among Pacific salmon in early marine movements. In some areas, Atlantic salmon of exploitable size are sufficiently abundant that commercial high seas fisheries have developed. Such areas are off west Greenland, where North American and European fish are harvested, and in the Norwegian Sea, north of the Faroe Islands, where mainly European fish are exploited. Atlantic salmon feed on a wide range of large crustaceans, pelagic fish, and squid in the marine environment, supporting the hypothesis that Atlantic salmon are opportunistic feeders. In the ocean the salmon grow relatively quickly and the sea age when they become sexually mature depends on both genetics and on growing conditions. Natural marine mortality of salmon is highest during the first few months at sea and the major mortality factor is probably predation. However, marine mortality of Atlantic salmon has increased in recent years, apparently correlated with a decline in sea surface temperatures. Similar relationships between environmental conditions and the growth and survival of Pacific salmon have been reported. Atlantic salmon life histories most closely mimic stream-type chinook salmon or steelhead trout among the Pacific species. Finally, Atlantic and Pacific salmon return to their home rivers with high precision and possible mechanisms controlling the oceanic homing migration are presented and discussed.&lt;/p&gt;","container-title":"Canadian Journal of Fisheries and Aquatic Sciences","DOI":"10.1139/d98-010","ISSN":"0706-652X","issue":"S1","page":"104-118","title":"The marine phase of the Atlantic salmon ( &lt;i&gt;Salmo salar&lt;/i&gt; ) life cycle, with comparisons to Pacific salmon","volume":"55","author":[{"family":"Hansen","given":"L P"},{"family":"Quinn","given":"T P"}],"issued":{"date-parts":[["1998",1,1]]}}},{"id":3140,"uris":["http://zotero.org/users/3593556/items/9PQRYQRY"],"itemData":{"id":3140,"type":"article-journal","abstract":"A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L"}],"issued":{"date-parts":[["1998",1,1]]}}},{"id":3137,"uris":["http://zotero.org/users/3593556/items/PNM834GM"],"itemData":{"id":3137,"type":"article-journal","abstract":"&lt;p&gt;The effect of climate on the post-smolt survival of North American Atlantic salmon is obscure owing to the difficulty in interpreting the only relationships thus far observed between the abundance of these stocks and climate, which focuses on winter conditions. Placing significance on winter post-smolt survival is contrary to conventional thinking that the spring period is more important, because that is when the post-smolts migrate to sea and transition to ocean life takes place. The pre-fishery abundance for North American stocks was compared to thermal conditions in potential post-smolt nursery areas during the period 1982–1999. Pre-fishery abundance was modeled as a reconstruction of one-sea-winter (1SW) and two-sea-winter (2SW) age salmon populations. Cohort abundance was compared to mean temperature and thermal habitat (sea surface area within a given temperature range) in five index areas. Stock size was negatively correlated with mean sea surface temperature during June. Correlations were comparatively stronger between stock abundance and thermal habitat, further asserting that June conditions – the first month at sea for most stocks in the region – may be pivotal to survival. These correlations suggest that post-smolt survival is negatively affected by the early arrival of warm ocean conditions in the nursery area. Hypotheses related to post-smolt migration, predation, and the availability of suitable prey are discussed.&lt;/p&gt;","container-title":"ICES Journal of Marine Science","DOI":"10.1016/S1054-3139(03)00022-5","ISSN":"1095-9289","issue":"2","page":"343-355","title":"Ocean thermal conditions in the post-smolt nursery of North American Atlantic salmon","volume":"60","author":[{"family":"Friedland","given":"Kevin D"},{"family":"Reddin","given":"David G"},{"family":"Castonguay","given":"Martin"}],"issued":{"date-parts":[["2003",1,1]]}}},{"id":1356,"uris":["http://zotero.org/users/3593556/items/HAFVVIW6"],"itemData":{"id":1356,"type":"article-journal","container-title":"Journal of Fish Biology","DOI":"10.1111/j.1095-8649.2004.00269.x","ISSN":"0022-1112","issue":"1","note":"Citation Key: Jonsson2004","page":"241-247","title":"Size and age of maturity of Atlantic salmon correlate with the North Atlantic Oscillation Index (NAOI)","volume":"64","author":[{"family":"Jonsson","given":"N."},{"family":"Jonsson","given":"B."}],"issued":{"date-parts":[["2004",1]]}}}],"schema":"https://github.com/citation-style-language/schema/raw/master/csl-citation.json"} </w:instrText>
      </w:r>
      <w:r w:rsidR="281ABDB5" w:rsidRPr="7237CBF1">
        <w:rPr>
          <w:rFonts w:ascii="Times New Roman" w:hAnsi="Times New Roman" w:cs="Times New Roman"/>
        </w:rPr>
        <w:fldChar w:fldCharType="separate"/>
      </w:r>
      <w:r w:rsidRPr="7237CBF1">
        <w:rPr>
          <w:rFonts w:ascii="Times New Roman" w:hAnsi="Times New Roman" w:cs="Times New Roman"/>
        </w:rPr>
        <w:t>(Hansen and Quinn 1998; McCormick et al. 1998; Friedland et al. 2003; Jonsson and Jonsson 2004)</w:t>
      </w:r>
      <w:r w:rsidR="281ABDB5" w:rsidRPr="7237CBF1">
        <w:rPr>
          <w:rFonts w:ascii="Times New Roman" w:hAnsi="Times New Roman" w:cs="Times New Roman"/>
        </w:rPr>
        <w:fldChar w:fldCharType="end"/>
      </w:r>
      <w:r w:rsidRPr="7237CBF1">
        <w:rPr>
          <w:rFonts w:ascii="Times New Roman" w:hAnsi="Times New Roman" w:cs="Times New Roman"/>
        </w:rPr>
        <w:t xml:space="preserve">. </w:t>
      </w:r>
      <w:r w:rsidRPr="7237CBF1">
        <w:rPr>
          <w:rFonts w:ascii="Times New Roman" w:hAnsi="Times New Roman" w:cs="Times New Roman"/>
          <w:lang w:val="en-CA"/>
        </w:rPr>
        <w:t xml:space="preserve">Prior to entering the marine environment, smolts will often spend several days </w:t>
      </w:r>
      <w:r w:rsidR="281ABDB5" w:rsidRPr="7237CBF1">
        <w:rPr>
          <w:rFonts w:ascii="Times New Roman" w:hAnsi="Times New Roman" w:cs="Times New Roman"/>
          <w:lang w:val="en-CA"/>
        </w:rPr>
        <w:fldChar w:fldCharType="begin"/>
      </w:r>
      <w:r w:rsidR="00D53076">
        <w:rPr>
          <w:rFonts w:ascii="Times New Roman" w:hAnsi="Times New Roman" w:cs="Times New Roman"/>
          <w:lang w:val="en-CA"/>
        </w:rPr>
        <w:instrText xml:space="preserve"> ADDIN ZOTERO_ITEM CSL_CITATION {"citationID":"LLPLLpBp","properties":{"formattedCitation":"(Prunet and Boeuf 1985; Kocik et al. 2009)","plainCitation":"(Prunet and Boeuf 1985; Kocik et al. 2009)","noteIndex":0},"citationItems":[{"id":3131,"uris":["http://zotero.org/users/3593556/items/U4YU6HTC"],"itemData":{"id":3131,"type":"article-journal","container-title":"Aquaculture","DOI":"10.1016/0044-8486(85)90267-4","ISSN":"00448486","issue":"1-4","page":"167-176","title":"Plasma prolactin level during transfer of rainbow trout (Salmo gairdneri) and Atlantic salmon (Salmo salar) from fresh water to sea water","volume":"45","author":[{"family":"Prunet","given":"P."},{"family":"Boeuf","given":"G."}],"issued":{"date-parts":[["1985",4]]}}},{"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F"},{"family":"Hawkes","given":"James"},{"family":"Sheehan","given":"Timothy"}],"issued":{"date-parts":[["2009"]]}}}],"schema":"https://github.com/citation-style-language/schema/raw/master/csl-citation.json"} </w:instrText>
      </w:r>
      <w:r w:rsidR="281ABDB5" w:rsidRPr="7237CBF1">
        <w:rPr>
          <w:rFonts w:ascii="Times New Roman" w:hAnsi="Times New Roman" w:cs="Times New Roman"/>
          <w:lang w:val="en-CA"/>
        </w:rPr>
        <w:fldChar w:fldCharType="separate"/>
      </w:r>
      <w:r w:rsidR="00150CCE" w:rsidRPr="00150CCE">
        <w:rPr>
          <w:rFonts w:ascii="Times New Roman" w:hAnsi="Times New Roman" w:cs="Times New Roman"/>
        </w:rPr>
        <w:t>(Prunet and Boeuf 1985; Kocik et al. 2009)</w:t>
      </w:r>
      <w:r w:rsidR="281ABDB5" w:rsidRPr="7237CBF1">
        <w:rPr>
          <w:rFonts w:ascii="Times New Roman" w:hAnsi="Times New Roman" w:cs="Times New Roman"/>
          <w:lang w:val="en-CA"/>
        </w:rPr>
        <w:fldChar w:fldCharType="end"/>
      </w:r>
      <w:r w:rsidRPr="7237CBF1">
        <w:rPr>
          <w:rFonts w:ascii="Times New Roman" w:hAnsi="Times New Roman" w:cs="Times New Roman"/>
          <w:lang w:val="en-CA"/>
        </w:rPr>
        <w:t xml:space="preserve"> at the interface between fresh and marine water to allow them to undergo the physiological changes needed to increase their tolerance to increased salinity </w:t>
      </w:r>
      <w:r w:rsidR="281ABDB5" w:rsidRPr="7237CBF1">
        <w:rPr>
          <w:rFonts w:ascii="Times New Roman" w:hAnsi="Times New Roman" w:cs="Times New Roman"/>
          <w:lang w:val="en-CA"/>
        </w:rPr>
        <w:fldChar w:fldCharType="begin"/>
      </w:r>
      <w:r w:rsidR="00D53076">
        <w:rPr>
          <w:rFonts w:ascii="Times New Roman" w:hAnsi="Times New Roman" w:cs="Times New Roman"/>
          <w:lang w:val="en-CA"/>
        </w:rPr>
        <w:instrText xml:space="preserve"> ADDIN ZOTERO_ITEM CSL_CITATION {"citationID":"ydAkbmUz","properties":{"formattedCitation":"(Hoar 1988; McCormick et al. 2013)","plainCitation":"(Hoar 1988; McCormick et al. 2013)","noteIndex":0},"citationItems":[{"id":3142,"uris":["http://zotero.org/users/3593556/items/EZA6VA7G"],"itemData":{"id":3142,"type":"chapter","container-title":"Fish Physiology","ISBN":"978-0-12-350434-0","language":"en","note":"DOI: 10.1016/S1546-5098(08)60216-2","page":"275-343","publisher":"Elsevier","source":"DOI.org (Crossref)","title":"4 The Physiology of Smolting Salmonids","URL":"https://linkinghub.elsevier.com/retrieve/pii/S1546509808602162","volume":"11","author":[{"family":"Hoar","given":"W.S."}],"accessed":{"date-parts":[["2024",3,12]]},"issued":{"date-parts":[["1988"]]}}},{"id":3090,"uris":["http://zotero.org/users/3593556/items/DKHMQUMR"],"itemData":{"id":3090,"type":"article-journal","abstract":"Freshwater and seawater isoforms of the alpha subunit of Na+/K+-ATPase (NKA) have previously been identified in gill ionocytes of Atlantic salmon (Salmo salar). In the present study we examine the abundance and cellular localization of these isoforms during the parr-smolt transformation, a developmental process that is preparatory for seawater entry. The abundance of NKAa1a was lower in smolts than in parr, remained relatively constant during spring and decreased in summer. NKAa1b increased tenfold in smolts during spring, peaking in late April, coincident with downstream migration and increased salinity tolerance. NKAa1b increased a further twofold after seawater exposure of smolts, whereas NKAa1a decreased by 98%. The abundance of NKAa1bpositive, and NKAa1b and NKAa1a co-labeled ionocytes increased during smolt development, whereas the number of NKAa1a cells decreased. After seawater exposure of smolts, NKAa1b-positive ionocytes increased, NKAa1a-positive cells decreased, and co-labeled cells disappeared. Plasma growth hormone and cortisol increased during spring in smolts, but not in parr, peaking just prior to the highest levels of NKAa1b. The results indicate that the increase in the abundance of NKAa1b during smolt development is directly linked to the increase in salinity tolerance that occurs at this stage, but that significant changes also occur after seawater exposure. Spring increases in circulating levels of growth hormone and cortisol indicate that these hormones may be instrumental in upregulating NKAa1b during smolt development. © 2013. Published by The Company of Biologists Ltd.","container-title":"Journal of Experimental Biology","DOI":"10.1242/JEB.080440","ISSN":"00220949","issue":"7","note":"PMID: 23487266","page":"1142-1151","title":"Differential regulation of sodium-potassium pump isoforms during smolt development and seawater exposure of atlantic salmon","volume":"216","author":[{"family":"McCormick","given":"Stephen D."},{"family":"Regish","given":"Amy M."},{"family":"Christensen","given":"Arne K."},{"family":"Björnsson","given":"Björn Thrandur"}],"issued":{"date-parts":[["2013",4]]}}}],"schema":"https://github.com/citation-style-language/schema/raw/master/csl-citation.json"} </w:instrText>
      </w:r>
      <w:r w:rsidR="281ABDB5" w:rsidRPr="7237CBF1">
        <w:rPr>
          <w:rFonts w:ascii="Times New Roman" w:hAnsi="Times New Roman" w:cs="Times New Roman"/>
          <w:lang w:val="en-CA"/>
        </w:rPr>
        <w:fldChar w:fldCharType="separate"/>
      </w:r>
      <w:r w:rsidRPr="7237CBF1">
        <w:rPr>
          <w:rFonts w:ascii="Times New Roman" w:hAnsi="Times New Roman" w:cs="Times New Roman"/>
        </w:rPr>
        <w:t>(Hoar 1988; McCormick et al. 2013)</w:t>
      </w:r>
      <w:r w:rsidR="281ABDB5" w:rsidRPr="7237CBF1">
        <w:rPr>
          <w:rFonts w:ascii="Times New Roman" w:hAnsi="Times New Roman" w:cs="Times New Roman"/>
          <w:lang w:val="en-CA"/>
        </w:rPr>
        <w:fldChar w:fldCharType="end"/>
      </w:r>
      <w:r w:rsidRPr="7237CBF1">
        <w:rPr>
          <w:rFonts w:ascii="Times New Roman" w:hAnsi="Times New Roman" w:cs="Times New Roman"/>
        </w:rPr>
        <w:t xml:space="preserve"> and adapt to their </w:t>
      </w:r>
      <w:r w:rsidRPr="7237CBF1">
        <w:rPr>
          <w:rFonts w:ascii="Times New Roman" w:hAnsi="Times New Roman" w:cs="Times New Roman"/>
        </w:rPr>
        <w:lastRenderedPageBreak/>
        <w:t>new habitat.</w:t>
      </w:r>
      <w:r w:rsidR="007F1CE0" w:rsidRPr="7237CBF1">
        <w:rPr>
          <w:rFonts w:ascii="Times New Roman" w:eastAsia="Times New Roman" w:hAnsi="Times New Roman" w:cs="Times New Roman"/>
        </w:rPr>
        <w:t xml:space="preserve"> Successful transition from freshwater to marine environments is critical for maintaining healthy salmon populations, </w:t>
      </w:r>
      <w:r w:rsidR="5E23C47A" w:rsidRPr="170D5A9F">
        <w:rPr>
          <w:rFonts w:ascii="Times New Roman" w:eastAsia="Times New Roman" w:hAnsi="Times New Roman" w:cs="Times New Roman"/>
        </w:rPr>
        <w:t>and</w:t>
      </w:r>
      <w:r w:rsidR="007F1CE0" w:rsidRPr="7237CBF1">
        <w:rPr>
          <w:rFonts w:ascii="Times New Roman" w:eastAsia="Times New Roman" w:hAnsi="Times New Roman" w:cs="Times New Roman"/>
        </w:rPr>
        <w:t xml:space="preserve"> it marks the first </w:t>
      </w:r>
      <w:r w:rsidR="6EE2E4A8" w:rsidRPr="170D5A9F">
        <w:rPr>
          <w:rFonts w:ascii="Times New Roman" w:eastAsia="Times New Roman" w:hAnsi="Times New Roman" w:cs="Times New Roman"/>
        </w:rPr>
        <w:t>step</w:t>
      </w:r>
      <w:r w:rsidR="007F1CE0" w:rsidRPr="7237CBF1">
        <w:rPr>
          <w:rFonts w:ascii="Times New Roman" w:eastAsia="Times New Roman" w:hAnsi="Times New Roman" w:cs="Times New Roman"/>
        </w:rPr>
        <w:t xml:space="preserve"> of the smolt-to-returning adult </w:t>
      </w:r>
      <w:r w:rsidR="452BC803" w:rsidRPr="170D5A9F">
        <w:rPr>
          <w:rFonts w:ascii="Times New Roman" w:eastAsia="Times New Roman" w:hAnsi="Times New Roman" w:cs="Times New Roman"/>
        </w:rPr>
        <w:t>survival and</w:t>
      </w:r>
      <w:r w:rsidR="7AE248AA" w:rsidRPr="170D5A9F">
        <w:rPr>
          <w:rFonts w:ascii="Times New Roman" w:eastAsia="Times New Roman" w:hAnsi="Times New Roman" w:cs="Times New Roman"/>
        </w:rPr>
        <w:t xml:space="preserve"> is a determining factor in </w:t>
      </w:r>
      <w:r w:rsidR="29072B98" w:rsidRPr="170D5A9F">
        <w:rPr>
          <w:rFonts w:ascii="Times New Roman" w:eastAsia="Times New Roman" w:hAnsi="Times New Roman" w:cs="Times New Roman"/>
        </w:rPr>
        <w:t xml:space="preserve">the eventual </w:t>
      </w:r>
      <w:r w:rsidR="007F1CE0" w:rsidRPr="7237CBF1">
        <w:rPr>
          <w:rFonts w:ascii="Times New Roman" w:eastAsia="Times New Roman" w:hAnsi="Times New Roman" w:cs="Times New Roman"/>
        </w:rPr>
        <w:t xml:space="preserve">recruitment of adult salmon returning to freshwater habitats for spawning </w:t>
      </w:r>
      <w:r w:rsidR="007F1CE0"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{"citationID":"ACRifOWn","properties":{"formattedCitation":"(Russell et al. 2012)","plainCitation":"(Russell et al. 2012)","noteIndex":0},"citationItems":[{"id":1358,"uris":["http://zotero.org/users/3593556/items/ZUB5DP8T"],"itemData":{"id":1358,"type":"article-journal","abstract":"Russell, I. C., Aprahamian, M. W., Barry, J., Davidson, I. C., Fiske, P., Ibbotson, A. T., Kennedy, R. J., Maclean, J. C., Moore, A., Otero, J., Potter, E. C. E., and Todd, C. D. 2012. The influence of the freshwater environment and the biological characteristics of Atlantic salmon smolts on their subsequent marine survival. – ICES Journal of Marine Science, 69: 1563–1573. Atlantic salmon have declined markedly in the past 20–30 years throughout their range. Much of the focus for this decline has been on increased mortality during the marine phase of the life cycle. However, marine mortality does not operate independently of factors acting in freshwater and the biological characteristics of smolts migrating to sea. Over recent decades, juvenile salmon in many rivers have grown faster and migrated to sea at a younger age, so have been typically smaller than earlier. This has shortened the generation time for many individuals and may dampen the impact of increased marine mortality, assuming that expected higher in-river survival prior to smolting is not outweighed by increased mortality of smaller smolts at sea. Over the same period, smolt run-timing across the geographic range has been earlier, at an average rate of almost 3 d per decade. This has given rise to growing concerns about smolts potentially missing the optimum environmental migration “window”, the timing of which may also be changing. Contaminants and other factors operating in freshwater also impact smolt quality with adverse consequences for their physiological readiness for life at sea. Given that managers have very limited ability to influence the broad scale factors limiting salmon survival at sea, it is vital that freshwater habitats are managed to both maximize the smolt output and to minimize the impact of factors acting in freshwater that may compromise salmon once they migrate to sea.","container-title":"ICES Journal of Marine Science","DOI":"10.1093/icesjms/fsr208","ISSN":"1095-9289","issue":"9","note":"Citation Key: Russell2012","page":"1563-1573","title":"The influence of the freshwater environment and the biological characteristics of Atlantic salmon smolts on their subsequent marine survival","volume":"69","author":[{"family":"Russell","given":"Ian C."},{"family":"Aprahamian","given":"Miran W."},{"family":"Barry","given":"Jon"},{"family":"Davidson","given":"Ian C."},{"family":"Fiske","given":"Peder"},{"family":"Ibbotson","given":"Anton T."},{"family":"Kennedy","given":"Richard J."},{"family":"Maclean","given":"Julian C."},{"family":"Moore","given":"Andrew"},{"family":"Otero","given":"Jaime"},{"family":"Potter","given":"Ted (E. C. E.)"},{"family":"Todd","given":"Christopher D."}],"issued":{"date-parts":[["2012",11,1]]}}}],"schema":"https://github.com/citation-style-language/schema/raw/master/csl-citation.json"} </w:instrText>
      </w:r>
      <w:r w:rsidR="007F1CE0" w:rsidRPr="7237CBF1">
        <w:rPr>
          <w:rFonts w:ascii="Times New Roman" w:eastAsia="Times New Roman" w:hAnsi="Times New Roman" w:cs="Times New Roman"/>
        </w:rPr>
        <w:fldChar w:fldCharType="separate"/>
      </w:r>
      <w:r w:rsidR="007F1CE0" w:rsidRPr="7237CBF1">
        <w:rPr>
          <w:rFonts w:ascii="Times New Roman" w:hAnsi="Times New Roman" w:cs="Times New Roman"/>
        </w:rPr>
        <w:t>(Russell et al. 2012)</w:t>
      </w:r>
      <w:r w:rsidR="007F1CE0" w:rsidRPr="7237CBF1">
        <w:rPr>
          <w:rFonts w:ascii="Times New Roman" w:eastAsia="Times New Roman" w:hAnsi="Times New Roman" w:cs="Times New Roman"/>
        </w:rPr>
        <w:fldChar w:fldCharType="end"/>
      </w:r>
      <w:r w:rsidR="007F1CE0" w:rsidRPr="7237CBF1">
        <w:rPr>
          <w:rFonts w:ascii="Times New Roman" w:eastAsia="Times New Roman" w:hAnsi="Times New Roman" w:cs="Times New Roman"/>
        </w:rPr>
        <w:t>.</w:t>
      </w:r>
    </w:p>
    <w:p w14:paraId="1B0B3D38" w14:textId="0B174C34" w:rsidR="00DD2646" w:rsidRDefault="2460CB18" w:rsidP="00DD2646">
      <w:pPr>
        <w:spacing w:line="480" w:lineRule="auto"/>
        <w:rPr>
          <w:rFonts w:ascii="Times New Roman" w:eastAsia="Times New Roman" w:hAnsi="Times New Roman" w:cs="Times New Roman"/>
        </w:rPr>
      </w:pPr>
      <w:r w:rsidRPr="7237CBF1">
        <w:rPr>
          <w:rFonts w:ascii="Times New Roman" w:eastAsia="Times New Roman" w:hAnsi="Times New Roman" w:cs="Times New Roman"/>
        </w:rPr>
        <w:t>The downstream migration of Atlantic salmon smolts</w:t>
      </w:r>
      <w:r w:rsidR="009631D1">
        <w:rPr>
          <w:rFonts w:ascii="Times New Roman" w:eastAsia="Times New Roman" w:hAnsi="Times New Roman" w:cs="Times New Roman"/>
        </w:rPr>
        <w:t xml:space="preserve"> is predictable </w:t>
      </w:r>
      <w:r w:rsidR="009631D1" w:rsidRPr="7237CBF1">
        <w:rPr>
          <w:rFonts w:ascii="Times New Roman" w:eastAsia="Times New Roman" w:hAnsi="Times New Roman" w:cs="Times New Roman"/>
        </w:rPr>
        <w:t xml:space="preserve">(e.g., </w:t>
      </w:r>
      <w:r w:rsidR="009631D1"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{"citationID":"lEnjNkMk","properties":{"formattedCitation":"(Dauphin et al. 2023)","plainCitation":"(Dauphin et al. 2023)","dontUpdate":true,"noteIndex":0},"citationItems":[{"id":2922,"uris":["http://zotero.org/users/3593556/items/44QCX4TM"],"itemData":{"id":2922,"type":"article-journal","abstract":"&lt;p&gt;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9631D1" w:rsidRPr="7237CBF1">
        <w:rPr>
          <w:rFonts w:ascii="Times New Roman" w:eastAsia="Times New Roman" w:hAnsi="Times New Roman" w:cs="Times New Roman"/>
        </w:rPr>
        <w:fldChar w:fldCharType="separate"/>
      </w:r>
      <w:r w:rsidR="009631D1" w:rsidRPr="7237CBF1">
        <w:rPr>
          <w:rFonts w:ascii="Times New Roman" w:hAnsi="Times New Roman" w:cs="Times New Roman"/>
        </w:rPr>
        <w:t>Dauphin et al. 2023</w:t>
      </w:r>
      <w:r w:rsidR="009631D1" w:rsidRPr="7237CBF1">
        <w:rPr>
          <w:rFonts w:ascii="Times New Roman" w:eastAsia="Times New Roman" w:hAnsi="Times New Roman" w:cs="Times New Roman"/>
        </w:rPr>
        <w:fldChar w:fldCharType="end"/>
      </w:r>
      <w:r w:rsidR="009631D1">
        <w:rPr>
          <w:rFonts w:ascii="Times New Roman" w:eastAsia="Times New Roman" w:hAnsi="Times New Roman" w:cs="Times New Roman"/>
        </w:rPr>
        <w:t>).</w:t>
      </w:r>
      <w:r w:rsidR="005F735B">
        <w:rPr>
          <w:rFonts w:ascii="Times New Roman" w:eastAsia="Times New Roman" w:hAnsi="Times New Roman" w:cs="Times New Roman"/>
        </w:rPr>
        <w:t xml:space="preserve"> Migration </w:t>
      </w:r>
      <w:r w:rsidRPr="7237CBF1">
        <w:rPr>
          <w:rFonts w:ascii="Times New Roman" w:eastAsia="Times New Roman" w:hAnsi="Times New Roman" w:cs="Times New Roman"/>
        </w:rPr>
        <w:t>toward</w:t>
      </w:r>
      <w:r w:rsidR="0F91AC88" w:rsidRPr="7237CBF1">
        <w:rPr>
          <w:rFonts w:ascii="Times New Roman" w:eastAsia="Times New Roman" w:hAnsi="Times New Roman" w:cs="Times New Roman"/>
        </w:rPr>
        <w:t>s</w:t>
      </w:r>
      <w:r w:rsidRPr="7237CBF1">
        <w:rPr>
          <w:rFonts w:ascii="Times New Roman" w:eastAsia="Times New Roman" w:hAnsi="Times New Roman" w:cs="Times New Roman"/>
        </w:rPr>
        <w:t xml:space="preserve"> estuarine waters</w:t>
      </w:r>
      <w:r w:rsidR="001E7BB3">
        <w:rPr>
          <w:rFonts w:ascii="Times New Roman" w:eastAsia="Times New Roman" w:hAnsi="Times New Roman" w:cs="Times New Roman"/>
        </w:rPr>
        <w:t xml:space="preserve"> occurs in spring</w:t>
      </w:r>
      <w:r w:rsidR="00F549E9">
        <w:rPr>
          <w:rFonts w:ascii="Times New Roman" w:eastAsia="Times New Roman" w:hAnsi="Times New Roman" w:cs="Times New Roman"/>
        </w:rPr>
        <w:t xml:space="preserve"> and</w:t>
      </w:r>
      <w:r w:rsidRPr="7237CBF1">
        <w:rPr>
          <w:rFonts w:ascii="Times New Roman" w:eastAsia="Times New Roman" w:hAnsi="Times New Roman" w:cs="Times New Roman"/>
        </w:rPr>
        <w:t xml:space="preserve"> is </w:t>
      </w:r>
      <w:r w:rsidR="0DFB54E1" w:rsidRPr="7237CBF1">
        <w:rPr>
          <w:rFonts w:ascii="Times New Roman" w:eastAsia="Times New Roman" w:hAnsi="Times New Roman" w:cs="Times New Roman"/>
        </w:rPr>
        <w:t xml:space="preserve">influenced by </w:t>
      </w:r>
      <w:r w:rsidR="61BDEBC4" w:rsidRPr="7237CBF1">
        <w:rPr>
          <w:rFonts w:ascii="Times New Roman" w:eastAsia="Times New Roman" w:hAnsi="Times New Roman" w:cs="Times New Roman"/>
        </w:rPr>
        <w:t>multiple</w:t>
      </w:r>
      <w:r w:rsidR="0DFB54E1" w:rsidRPr="7237CBF1">
        <w:rPr>
          <w:rFonts w:ascii="Times New Roman" w:eastAsia="Times New Roman" w:hAnsi="Times New Roman" w:cs="Times New Roman"/>
        </w:rPr>
        <w:t xml:space="preserve"> factors. Key </w:t>
      </w:r>
      <w:r w:rsidR="61BDEBC4" w:rsidRPr="7237CBF1">
        <w:rPr>
          <w:rFonts w:ascii="Times New Roman" w:eastAsia="Times New Roman" w:hAnsi="Times New Roman" w:cs="Times New Roman"/>
        </w:rPr>
        <w:t>triggers</w:t>
      </w:r>
      <w:r w:rsidR="0DFB54E1" w:rsidRPr="7237CBF1">
        <w:rPr>
          <w:rFonts w:ascii="Times New Roman" w:eastAsia="Times New Roman" w:hAnsi="Times New Roman" w:cs="Times New Roman"/>
        </w:rPr>
        <w:t xml:space="preserve"> include day length, water temperature, and river flow</w:t>
      </w:r>
      <w:r w:rsidR="61BDEBC4" w:rsidRPr="7237CBF1">
        <w:rPr>
          <w:rFonts w:ascii="Times New Roman" w:eastAsia="Times New Roman" w:hAnsi="Times New Roman" w:cs="Times New Roman"/>
        </w:rPr>
        <w:t>,</w:t>
      </w:r>
      <w:r w:rsidR="0DFB54E1" w:rsidRPr="7237CBF1">
        <w:rPr>
          <w:rFonts w:ascii="Times New Roman" w:eastAsia="Times New Roman" w:hAnsi="Times New Roman" w:cs="Times New Roman"/>
        </w:rPr>
        <w:t xml:space="preserve"> which collectively </w:t>
      </w:r>
      <w:r w:rsidR="61BDEBC4" w:rsidRPr="7237CBF1">
        <w:rPr>
          <w:rFonts w:ascii="Times New Roman" w:eastAsia="Times New Roman" w:hAnsi="Times New Roman" w:cs="Times New Roman"/>
        </w:rPr>
        <w:t>initiate</w:t>
      </w:r>
      <w:r w:rsidR="0F91AC88" w:rsidRPr="7237CBF1">
        <w:rPr>
          <w:rFonts w:ascii="Times New Roman" w:eastAsia="Times New Roman" w:hAnsi="Times New Roman" w:cs="Times New Roman"/>
        </w:rPr>
        <w:t xml:space="preserve"> </w:t>
      </w:r>
      <w:r w:rsidR="0DFB54E1" w:rsidRPr="7237CBF1">
        <w:rPr>
          <w:rFonts w:ascii="Times New Roman" w:eastAsia="Times New Roman" w:hAnsi="Times New Roman" w:cs="Times New Roman"/>
        </w:rPr>
        <w:t>migratory behavior</w:t>
      </w:r>
      <w:r w:rsidR="0CD12595"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{"citationID":"vg9z49S0","properties":{"formattedCitation":"(McCormick et al. 1998)","plainCitation":"(McCormick et al. 1998)","noteIndex":0},"citationItems":[{"id":3140,"uris":["http://zotero.org/users/3593556/items/9PQRYQRY"],"itemData":{"id":3140,"type":"article-journal","abstract":"A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L"}],"issued":{"date-parts":[["1998",1,1]]}}}],"schema":"https://github.com/citation-style-language/schema/raw/master/csl-citation.json"} </w:instrText>
      </w:r>
      <w:r w:rsidR="281ABDB5" w:rsidRPr="7237CBF1">
        <w:rPr>
          <w:rFonts w:ascii="Times New Roman" w:eastAsia="Times New Roman" w:hAnsi="Times New Roman" w:cs="Times New Roman"/>
        </w:rPr>
        <w:fldChar w:fldCharType="separate"/>
      </w:r>
      <w:r w:rsidR="0CD12595" w:rsidRPr="7237CBF1">
        <w:rPr>
          <w:rFonts w:ascii="Times New Roman" w:hAnsi="Times New Roman" w:cs="Times New Roman"/>
        </w:rPr>
        <w:t>(McCormick et al. 1998)</w:t>
      </w:r>
      <w:r w:rsidR="281ABDB5" w:rsidRPr="7237CBF1">
        <w:rPr>
          <w:rFonts w:ascii="Times New Roman" w:eastAsia="Times New Roman" w:hAnsi="Times New Roman" w:cs="Times New Roman"/>
        </w:rPr>
        <w:fldChar w:fldCharType="end"/>
      </w:r>
      <w:r w:rsidR="0DFB54E1" w:rsidRPr="7237CBF1">
        <w:rPr>
          <w:rFonts w:ascii="Times New Roman" w:eastAsia="Times New Roman" w:hAnsi="Times New Roman" w:cs="Times New Roman"/>
        </w:rPr>
        <w:t>.</w:t>
      </w:r>
      <w:r w:rsidRPr="7237CBF1">
        <w:rPr>
          <w:rFonts w:ascii="Times New Roman" w:eastAsia="Times New Roman" w:hAnsi="Times New Roman" w:cs="Times New Roman"/>
        </w:rPr>
        <w:t xml:space="preserve"> </w:t>
      </w:r>
      <w:r w:rsidR="658F6A38" w:rsidRPr="170D5A9F">
        <w:rPr>
          <w:rFonts w:ascii="Times New Roman" w:eastAsia="Times New Roman" w:hAnsi="Times New Roman" w:cs="Times New Roman"/>
        </w:rPr>
        <w:t>M</w:t>
      </w:r>
      <w:r w:rsidR="41601364" w:rsidRPr="170D5A9F">
        <w:rPr>
          <w:rFonts w:ascii="Times New Roman" w:eastAsia="Times New Roman" w:hAnsi="Times New Roman" w:cs="Times New Roman"/>
        </w:rPr>
        <w:t>ost</w:t>
      </w:r>
      <w:r w:rsidRPr="7237CBF1">
        <w:rPr>
          <w:rFonts w:ascii="Times New Roman" w:eastAsia="Times New Roman" w:hAnsi="Times New Roman" w:cs="Times New Roman"/>
        </w:rPr>
        <w:t xml:space="preserve"> </w:t>
      </w:r>
      <w:r w:rsidR="61BDEBC4" w:rsidRPr="7237CBF1">
        <w:rPr>
          <w:rFonts w:ascii="Times New Roman" w:eastAsia="Times New Roman" w:hAnsi="Times New Roman" w:cs="Times New Roman"/>
        </w:rPr>
        <w:t>individuals</w:t>
      </w:r>
      <w:r w:rsidRPr="7237CBF1">
        <w:rPr>
          <w:rFonts w:ascii="Times New Roman" w:eastAsia="Times New Roman" w:hAnsi="Times New Roman" w:cs="Times New Roman"/>
        </w:rPr>
        <w:t xml:space="preserve"> migrate within a </w:t>
      </w:r>
      <w:r w:rsidR="61BDEBC4" w:rsidRPr="7237CBF1">
        <w:rPr>
          <w:rFonts w:ascii="Times New Roman" w:eastAsia="Times New Roman" w:hAnsi="Times New Roman" w:cs="Times New Roman"/>
        </w:rPr>
        <w:t>narrow</w:t>
      </w:r>
      <w:r w:rsidRPr="7237CBF1">
        <w:rPr>
          <w:rFonts w:ascii="Times New Roman" w:eastAsia="Times New Roman" w:hAnsi="Times New Roman" w:cs="Times New Roman"/>
        </w:rPr>
        <w:t xml:space="preserve"> one-to-</w:t>
      </w:r>
      <w:r w:rsidR="434F248A" w:rsidRPr="7237CBF1">
        <w:rPr>
          <w:rFonts w:ascii="Times New Roman" w:eastAsia="Times New Roman" w:hAnsi="Times New Roman" w:cs="Times New Roman"/>
        </w:rPr>
        <w:t>two-week</w:t>
      </w:r>
      <w:r w:rsidRPr="7237CBF1">
        <w:rPr>
          <w:rFonts w:ascii="Times New Roman" w:eastAsia="Times New Roman" w:hAnsi="Times New Roman" w:cs="Times New Roman"/>
        </w:rPr>
        <w:t xml:space="preserve"> time window</w:t>
      </w:r>
      <w:r w:rsidR="1B2A9356" w:rsidRPr="7237CBF1">
        <w:rPr>
          <w:rFonts w:ascii="Times New Roman" w:eastAsia="Times New Roman" w:hAnsi="Times New Roman" w:cs="Times New Roman"/>
        </w:rPr>
        <w:t xml:space="preserve">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{"citationID":"p4tgzEZ0","properties":{"formattedCitation":"(Thorstad et al. 2012)","plainCitation":"(Thorstad et al. 2012)","noteIndex":0},"citationItems":[{"id":3106,"uris":["http://zotero.org/users/3593556/items/LWZLET84"],"itemData":{"id":3106,"type":"article-journal","abstract":"The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281ABDB5" w:rsidRPr="7237CBF1">
        <w:rPr>
          <w:rFonts w:ascii="Times New Roman" w:eastAsia="Times New Roman" w:hAnsi="Times New Roman" w:cs="Times New Roman"/>
        </w:rPr>
        <w:fldChar w:fldCharType="separate"/>
      </w:r>
      <w:r w:rsidR="1B2A9356" w:rsidRPr="7237CBF1">
        <w:rPr>
          <w:rFonts w:ascii="Times New Roman" w:hAnsi="Times New Roman" w:cs="Times New Roman"/>
        </w:rPr>
        <w:t>(Thorstad et al. 2012)</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usually </w:t>
      </w:r>
      <w:r w:rsidR="61BDEBC4" w:rsidRPr="7237CBF1">
        <w:rPr>
          <w:rFonts w:ascii="Times New Roman" w:eastAsia="Times New Roman" w:hAnsi="Times New Roman" w:cs="Times New Roman"/>
        </w:rPr>
        <w:t>travelling</w:t>
      </w:r>
      <w:r w:rsidRPr="7237CBF1">
        <w:rPr>
          <w:rFonts w:ascii="Times New Roman" w:eastAsia="Times New Roman" w:hAnsi="Times New Roman" w:cs="Times New Roman"/>
        </w:rPr>
        <w:t xml:space="preserve"> at night </w:t>
      </w:r>
      <w:r w:rsidR="61BDEBC4" w:rsidRPr="7237CBF1">
        <w:rPr>
          <w:rFonts w:ascii="Times New Roman" w:eastAsia="Times New Roman" w:hAnsi="Times New Roman" w:cs="Times New Roman"/>
        </w:rPr>
        <w:t xml:space="preserve">following the river’s main </w:t>
      </w:r>
      <w:r w:rsidRPr="7237CBF1">
        <w:rPr>
          <w:rFonts w:ascii="Times New Roman" w:eastAsia="Times New Roman" w:hAnsi="Times New Roman" w:cs="Times New Roman"/>
        </w:rPr>
        <w:t xml:space="preserve">current </w:t>
      </w:r>
      <w:r w:rsidR="281ABDB5" w:rsidRPr="7237CBF1">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{"citationID":"XmgSHh0R","properties":{"formattedCitation":"(McCormick et al. 1998)","plainCitation":"(McCormick et al. 1998)","noteIndex":0},"citationItems":[{"id":3140,"uris":["http://zotero.org/users/3593556/items/9PQRYQRY"],"itemData":{"id":3140,"type":"article-journal","abstract":"A variety of movements characterize the behavioral plasticity of Atlantic salmon (Salmo salar) in fresh water, including movements of fry from redds, establishment of feeding territories, spawning movements of sexually mature male parr, movement to and from winter habitat, and smolt migration in spring. Smolting is an adaptive specialization for downstream migration, seawater entry, and marine residence. While still in fresh water, smolts become silvery and streamlined, lose their positive rheotaxis and territoriality, and begin schooling. Physiological changes include increased salinity tolerance, olfactory sensitivity, metabolic rate, scope for growth, and altered hemoglobin and visual pigments. Through their impact on the neuroendocrine system, photoperiod and temperature regulate physiological changes, whereas temperature and water flow may initiate migration. Smolt survival is affected by a limited period of readiness (a physiological \"smolt window\") and the timing of seawater entry with environmental conditions such as temperature, food, and predators (an ecological \"smolt window\"). Smolt development is adversely affected by acidity, pollutants, and improper rearing conditions, and is often more sensitive than other life stages. Unfortunately, the migration corridor of smolts (mainstems of rivers and estuaries) are the most heavily impacted by pollution, dams, and other anthropogenic activities that may be directly lethal or increase mortality by delaying or inhibiting smolt migration.","container-title":"Canadian Journal of Fisheries and Aquatic Sciences","DOI":"10.1139/d98-011","ISSN":"0706-652X, 1205-7533","issue":"S1","journalAbbreviation":"Can. J. Fish. Aquat. Sci.","language":"en","page":"77-92","source":"DOI.org (Crossref)","title":"Movement, migration, and smolting of Atlantic salmon ( &lt;i&gt;Salmo salar&lt;/i&gt; )","volume":"55","author":[{"family":"McCormick","given":"Stephen D"},{"family":"Hansen","given":"Lars P"},{"family":"Quinn","given":"Thomas P"},{"family":"Saunders","given":"Richard L"}],"issued":{"date-parts":[["1998",1,1]]}}}],"schema":"https://github.com/citation-style-language/schema/raw/master/csl-citation.json"} </w:instrText>
      </w:r>
      <w:r w:rsidR="281ABDB5" w:rsidRPr="7237CBF1">
        <w:rPr>
          <w:rFonts w:ascii="Times New Roman" w:eastAsia="Times New Roman" w:hAnsi="Times New Roman" w:cs="Times New Roman"/>
        </w:rPr>
        <w:fldChar w:fldCharType="separate"/>
      </w:r>
      <w:r w:rsidR="1B2A9356" w:rsidRPr="7237CBF1">
        <w:rPr>
          <w:rFonts w:ascii="Times New Roman" w:hAnsi="Times New Roman" w:cs="Times New Roman"/>
        </w:rPr>
        <w:t>(McCormick et al. 1998)</w:t>
      </w:r>
      <w:r w:rsidR="281ABDB5" w:rsidRPr="7237CBF1">
        <w:rPr>
          <w:rFonts w:ascii="Times New Roman" w:eastAsia="Times New Roman" w:hAnsi="Times New Roman" w:cs="Times New Roman"/>
        </w:rPr>
        <w:fldChar w:fldCharType="end"/>
      </w:r>
      <w:r w:rsidRPr="7237CBF1">
        <w:rPr>
          <w:rFonts w:ascii="Times New Roman" w:eastAsia="Times New Roman" w:hAnsi="Times New Roman" w:cs="Times New Roman"/>
        </w:rPr>
        <w:t xml:space="preserve">. </w:t>
      </w:r>
    </w:p>
    <w:p w14:paraId="3F882F5E" w14:textId="0187AD88" w:rsidR="006F0E7A" w:rsidRPr="00B408B1" w:rsidRDefault="281ABDB5" w:rsidP="281ABDB5">
      <w:pPr>
        <w:spacing w:line="480" w:lineRule="auto"/>
        <w:rPr>
          <w:rFonts w:ascii="Times New Roman" w:hAnsi="Times New Roman" w:cs="Times New Roman"/>
          <w:color w:val="000000" w:themeColor="text1"/>
        </w:rPr>
      </w:pPr>
      <w:r w:rsidRPr="281ABDB5">
        <w:rPr>
          <w:rFonts w:ascii="Times New Roman" w:hAnsi="Times New Roman" w:cs="Times New Roman"/>
        </w:rPr>
        <w:t xml:space="preserve">The Restigouche </w:t>
      </w:r>
      <w:r w:rsidR="00BC2A23">
        <w:rPr>
          <w:rFonts w:ascii="Times New Roman" w:hAnsi="Times New Roman" w:cs="Times New Roman"/>
        </w:rPr>
        <w:t xml:space="preserve">River </w:t>
      </w:r>
      <w:r w:rsidRPr="281ABDB5">
        <w:rPr>
          <w:rFonts w:ascii="Times New Roman" w:hAnsi="Times New Roman" w:cs="Times New Roman"/>
        </w:rPr>
        <w:t xml:space="preserve">catchment (New Brunswick/Quebec, Canada) hosts a large Atlantic salmon </w:t>
      </w:r>
      <w:r w:rsidR="6FC90306" w:rsidRPr="6FC90306">
        <w:rPr>
          <w:rFonts w:ascii="Times New Roman" w:hAnsi="Times New Roman" w:cs="Times New Roman"/>
        </w:rPr>
        <w:t>population</w:t>
      </w:r>
      <w:r w:rsidRPr="281ABDB5">
        <w:rPr>
          <w:rFonts w:ascii="Times New Roman" w:hAnsi="Times New Roman" w:cs="Times New Roman"/>
        </w:rPr>
        <w:t xml:space="preserve"> (</w:t>
      </w:r>
      <w:r w:rsidR="00A941EC">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{"citationID":"VEIqtImY","properties":{"formattedCitation":"(Dauphin 2022)","plainCitation":"(Dauphin 2022)","dontUpdate":true,"noteIndex":0},"citationItems":[{"id":1762,"uris":["http://zotero.org/users/3593556/items/QEXE3YUW"],"itemData":{"id":1762,"type":"article-journal","abstract":"This document presents information on Atlantic Salmon (Salmo salar) from Salmon Fishing\nArea (SFA) 15 (northern New Brunswick in DFO Gulf Region) of relevance to the development\nof the status report by the Committee on the Status of Endangered Wildlife in Canada\n(COSEWIC). There are 19 rivers with confirmed presence of Atlantic Salmon in this area of\nwhich the Restigouche River is the largest river. Data are presented and interpreted relative to\nthe following: biological characteristics, stocking of fish, area of occupancy based on juvenile\nsurveys, indicators of adult abundance from monitored rivers, freshwater production based on\njuvenile surveys and smolt production, and factors which may be constraining Atlantic Salmon\nabundance. For the rivers in this area, the indices of adult abundance suggest that there were\nmore Salmon in the mid to late 1980s than there have been in the past 15 years. As a result of\nchanges in fisheries management, spawning escapement has increased from the 1970s and\nearly 1980s resulting in increased abundance of juvenile Salmon. The principal threats in\nSFA 15 are: habitat alteration including habitat fragmentation due to non-compliant culverts,\nhydroelectric power generation, disease, unreported poaching and aboriginal catches and,\ncumulative effect of ecosystem changes.","container-title":"Canadian Science Advisory Secretariat Research Document","note":"ISBN: 9780660444215","title":"Information on Atlantic salmon (Salmo salar) from salmon fishing area 15 (Gulf New Brunswick) of relevance to the development of a 2nd COSEWIC status report","volume":"050","author":[{"family":"Dauphin","given":"Guillaume J. R."}],"issued":{"date-parts":[["2022"]]}}}],"schema":"https://github.com/citation-style-language/schema/raw/master/csl-citation.json"} </w:instrText>
      </w:r>
      <w:r w:rsidR="00A941EC">
        <w:rPr>
          <w:rFonts w:ascii="Times New Roman" w:hAnsi="Times New Roman" w:cs="Times New Roman"/>
        </w:rPr>
        <w:fldChar w:fldCharType="separate"/>
      </w:r>
      <w:r w:rsidR="00A941EC" w:rsidRPr="00A941EC">
        <w:rPr>
          <w:rFonts w:ascii="Times New Roman" w:hAnsi="Times New Roman" w:cs="Times New Roman"/>
        </w:rPr>
        <w:t>Dauphin 2022</w:t>
      </w:r>
      <w:r w:rsidR="00A941EC">
        <w:rPr>
          <w:rFonts w:ascii="Times New Roman" w:hAnsi="Times New Roman" w:cs="Times New Roman"/>
        </w:rPr>
        <w:fldChar w:fldCharType="end"/>
      </w:r>
      <w:r w:rsidR="00A941EC">
        <w:rPr>
          <w:rFonts w:ascii="Times New Roman" w:hAnsi="Times New Roman" w:cs="Times New Roman"/>
        </w:rPr>
        <w:t xml:space="preserve">, </w:t>
      </w:r>
      <w:r w:rsidRPr="281ABDB5">
        <w:rPr>
          <w:rFonts w:ascii="Times New Roman" w:hAnsi="Times New Roman" w:cs="Times New Roman"/>
        </w:rPr>
        <w:t xml:space="preserve">DFO, 2023) </w:t>
      </w:r>
      <w:r w:rsidR="00554FBA">
        <w:rPr>
          <w:rFonts w:ascii="Times New Roman" w:hAnsi="Times New Roman" w:cs="Times New Roman"/>
        </w:rPr>
        <w:t xml:space="preserve">with </w:t>
      </w:r>
      <w:r w:rsidRPr="281ABDB5">
        <w:rPr>
          <w:rFonts w:ascii="Times New Roman" w:hAnsi="Times New Roman" w:cs="Times New Roman"/>
        </w:rPr>
        <w:t xml:space="preserve">various life stages, including smolts, </w:t>
      </w:r>
      <w:r w:rsidR="1B0B8DB5" w:rsidRPr="170D5A9F">
        <w:rPr>
          <w:rFonts w:ascii="Times New Roman" w:hAnsi="Times New Roman" w:cs="Times New Roman"/>
        </w:rPr>
        <w:t xml:space="preserve">having been </w:t>
      </w:r>
      <w:r w:rsidRPr="281ABDB5">
        <w:rPr>
          <w:rFonts w:ascii="Times New Roman" w:hAnsi="Times New Roman" w:cs="Times New Roman"/>
        </w:rPr>
        <w:t xml:space="preserve">monitored over </w:t>
      </w:r>
      <w:r w:rsidR="00554FBA">
        <w:rPr>
          <w:rFonts w:ascii="Times New Roman" w:hAnsi="Times New Roman" w:cs="Times New Roman"/>
        </w:rPr>
        <w:t>several</w:t>
      </w:r>
      <w:r w:rsidRPr="281ABDB5">
        <w:rPr>
          <w:rFonts w:ascii="Times New Roman" w:hAnsi="Times New Roman" w:cs="Times New Roman"/>
        </w:rPr>
        <w:t xml:space="preserve"> decades.</w:t>
      </w:r>
      <w:r w:rsidRPr="281ABDB5">
        <w:rPr>
          <w:rFonts w:ascii="Times New Roman" w:hAnsi="Times New Roman" w:cs="Times New Roman"/>
          <w:color w:val="000000" w:themeColor="text1"/>
        </w:rPr>
        <w:t xml:space="preserve"> </w:t>
      </w:r>
      <w:r w:rsidR="61B4F62D" w:rsidRPr="281ABDB5">
        <w:rPr>
          <w:rFonts w:ascii="Times New Roman" w:hAnsi="Times New Roman" w:cs="Times New Roman"/>
          <w:color w:val="000000" w:themeColor="text1"/>
        </w:rPr>
        <w:fldChar w:fldCharType="begin"/>
      </w:r>
      <w:r w:rsidR="00D53076">
        <w:rPr>
          <w:rFonts w:ascii="Times New Roman" w:hAnsi="Times New Roman" w:cs="Times New Roman"/>
          <w:color w:val="000000" w:themeColor="text1"/>
        </w:rPr>
        <w:instrText xml:space="preserve"> ADDIN ZOTERO_ITEM CSL_CITATION {"citationID":"UN6Vw7JT","properties":{"formattedCitation":"(Dauphin et al. 2023)","plainCitation":"(Dauphin et al. 2023)","dontUpdate":true,"noteIndex":0},"citationItems":[{"id":2922,"uris":["http://zotero.org/users/3593556/items/44QCX4TM"],"itemData":{"id":2922,"type":"article-journal","abstract":"&lt;p&gt;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61B4F62D" w:rsidRPr="281ABDB5">
        <w:rPr>
          <w:rFonts w:ascii="Times New Roman" w:hAnsi="Times New Roman" w:cs="Times New Roman"/>
          <w:color w:val="000000" w:themeColor="text1"/>
        </w:rPr>
        <w:fldChar w:fldCharType="separate"/>
      </w:r>
      <w:r w:rsidR="00D76FBB" w:rsidRPr="00D76FBB">
        <w:rPr>
          <w:rFonts w:ascii="Times New Roman" w:hAnsi="Times New Roman" w:cs="Times New Roman"/>
        </w:rPr>
        <w:t xml:space="preserve">Dauphin et al. </w:t>
      </w:r>
      <w:r w:rsidR="008549E1">
        <w:rPr>
          <w:rFonts w:ascii="Times New Roman" w:hAnsi="Times New Roman" w:cs="Times New Roman"/>
        </w:rPr>
        <w:t>(</w:t>
      </w:r>
      <w:r w:rsidR="00D76FBB" w:rsidRPr="00D76FBB">
        <w:rPr>
          <w:rFonts w:ascii="Times New Roman" w:hAnsi="Times New Roman" w:cs="Times New Roman"/>
        </w:rPr>
        <w:t>2023)</w:t>
      </w:r>
      <w:r w:rsidR="61B4F62D" w:rsidRPr="281ABDB5">
        <w:rPr>
          <w:rFonts w:ascii="Times New Roman" w:hAnsi="Times New Roman" w:cs="Times New Roman"/>
          <w:color w:val="000000" w:themeColor="text1"/>
        </w:rPr>
        <w:fldChar w:fldCharType="end"/>
      </w:r>
      <w:r w:rsidRPr="281ABDB5">
        <w:rPr>
          <w:rFonts w:ascii="Times New Roman" w:hAnsi="Times New Roman" w:cs="Times New Roman"/>
          <w:color w:val="000000" w:themeColor="text1"/>
        </w:rPr>
        <w:t xml:space="preserve"> </w:t>
      </w:r>
      <w:r w:rsidR="4347C4BE" w:rsidRPr="170D5A9F">
        <w:rPr>
          <w:rFonts w:ascii="Times New Roman" w:hAnsi="Times New Roman" w:cs="Times New Roman"/>
        </w:rPr>
        <w:t>demonstrated</w:t>
      </w:r>
      <w:r w:rsidRPr="281ABDB5">
        <w:rPr>
          <w:rFonts w:ascii="Times New Roman" w:hAnsi="Times New Roman" w:cs="Times New Roman"/>
          <w:color w:val="000000" w:themeColor="text1"/>
        </w:rPr>
        <w:t xml:space="preserve"> that the probabilities of capture at</w:t>
      </w:r>
      <w:r w:rsidR="006E41F3">
        <w:rPr>
          <w:rFonts w:ascii="Times New Roman" w:hAnsi="Times New Roman" w:cs="Times New Roman"/>
          <w:color w:val="000000" w:themeColor="text1"/>
        </w:rPr>
        <w:t xml:space="preserve"> certain </w:t>
      </w:r>
      <w:r w:rsidRPr="281ABDB5">
        <w:rPr>
          <w:rFonts w:ascii="Times New Roman" w:hAnsi="Times New Roman" w:cs="Times New Roman"/>
          <w:color w:val="000000" w:themeColor="text1"/>
        </w:rPr>
        <w:t>smolt traps (rotary screw traps, RSTs) sampling the entire population are low (i.e., a fraction of a percent) leading to large uncertainties in abundance estimates.</w:t>
      </w:r>
      <w:r w:rsidR="0087078B">
        <w:rPr>
          <w:rFonts w:ascii="Times New Roman" w:hAnsi="Times New Roman" w:cs="Times New Roman"/>
          <w:color w:val="000000" w:themeColor="text1"/>
        </w:rPr>
        <w:t xml:space="preserve"> </w:t>
      </w:r>
      <w:r w:rsidR="040FCAFF" w:rsidRPr="170D5A9F">
        <w:rPr>
          <w:rFonts w:ascii="Times New Roman" w:hAnsi="Times New Roman" w:cs="Times New Roman"/>
          <w:color w:val="000000" w:themeColor="text1"/>
        </w:rPr>
        <w:t>The RSTs</w:t>
      </w:r>
      <w:r w:rsidR="55C1165E" w:rsidRPr="170D5A9F">
        <w:rPr>
          <w:rFonts w:ascii="Times New Roman" w:hAnsi="Times New Roman" w:cs="Times New Roman"/>
          <w:color w:val="000000" w:themeColor="text1"/>
        </w:rPr>
        <w:t xml:space="preserve"> intended to</w:t>
      </w:r>
      <w:r w:rsidR="040FCAFF" w:rsidRPr="170D5A9F">
        <w:rPr>
          <w:rFonts w:ascii="Times New Roman" w:hAnsi="Times New Roman" w:cs="Times New Roman"/>
          <w:color w:val="000000" w:themeColor="text1"/>
        </w:rPr>
        <w:t xml:space="preserve"> sampl</w:t>
      </w:r>
      <w:r w:rsidR="5015337F" w:rsidRPr="170D5A9F">
        <w:rPr>
          <w:rFonts w:ascii="Times New Roman" w:hAnsi="Times New Roman" w:cs="Times New Roman"/>
        </w:rPr>
        <w:t>e</w:t>
      </w:r>
      <w:r w:rsidR="0087078B">
        <w:rPr>
          <w:rFonts w:ascii="Times New Roman" w:hAnsi="Times New Roman" w:cs="Times New Roman"/>
          <w:color w:val="000000" w:themeColor="text1"/>
        </w:rPr>
        <w:t xml:space="preserve"> the entire population are installed in </w:t>
      </w:r>
      <w:r w:rsidR="009D7D41">
        <w:rPr>
          <w:rFonts w:ascii="Times New Roman" w:hAnsi="Times New Roman" w:cs="Times New Roman"/>
          <w:color w:val="000000" w:themeColor="text1"/>
        </w:rPr>
        <w:t xml:space="preserve">two </w:t>
      </w:r>
      <w:r w:rsidR="0087078B">
        <w:rPr>
          <w:rFonts w:ascii="Times New Roman" w:hAnsi="Times New Roman" w:cs="Times New Roman"/>
          <w:color w:val="000000" w:themeColor="text1"/>
        </w:rPr>
        <w:t xml:space="preserve">channels of a complex </w:t>
      </w:r>
      <w:r w:rsidR="00534C8C">
        <w:rPr>
          <w:rFonts w:ascii="Times New Roman" w:hAnsi="Times New Roman" w:cs="Times New Roman"/>
          <w:color w:val="000000" w:themeColor="text1"/>
        </w:rPr>
        <w:t>island network</w:t>
      </w:r>
      <w:r w:rsidR="0087078B">
        <w:rPr>
          <w:rFonts w:ascii="Times New Roman" w:hAnsi="Times New Roman" w:cs="Times New Roman"/>
          <w:color w:val="000000" w:themeColor="text1"/>
        </w:rPr>
        <w:t xml:space="preserve"> located near the head of tide. </w:t>
      </w:r>
      <w:r w:rsidRPr="281ABDB5">
        <w:rPr>
          <w:rFonts w:ascii="Times New Roman" w:hAnsi="Times New Roman" w:cs="Times New Roman"/>
          <w:color w:val="000000" w:themeColor="text1"/>
        </w:rPr>
        <w:t xml:space="preserve">It is hypothesized that these low probabilities of capture </w:t>
      </w:r>
      <w:r w:rsidR="00554FBA">
        <w:rPr>
          <w:rFonts w:ascii="Times New Roman" w:hAnsi="Times New Roman" w:cs="Times New Roman"/>
          <w:color w:val="000000" w:themeColor="text1"/>
        </w:rPr>
        <w:t xml:space="preserve">may result from </w:t>
      </w:r>
      <w:r w:rsidRPr="281ABDB5">
        <w:rPr>
          <w:rFonts w:ascii="Times New Roman" w:hAnsi="Times New Roman" w:cs="Times New Roman"/>
          <w:color w:val="000000" w:themeColor="text1"/>
        </w:rPr>
        <w:t>poor</w:t>
      </w:r>
      <w:r w:rsidR="00554FBA">
        <w:rPr>
          <w:rFonts w:ascii="Times New Roman" w:hAnsi="Times New Roman" w:cs="Times New Roman"/>
          <w:color w:val="000000" w:themeColor="text1"/>
        </w:rPr>
        <w:t xml:space="preserve"> trap</w:t>
      </w:r>
      <w:r w:rsidRPr="281ABDB5">
        <w:rPr>
          <w:rFonts w:ascii="Times New Roman" w:hAnsi="Times New Roman" w:cs="Times New Roman"/>
          <w:color w:val="000000" w:themeColor="text1"/>
        </w:rPr>
        <w:t xml:space="preserve"> catchability</w:t>
      </w:r>
      <w:r w:rsidR="00C412AF">
        <w:rPr>
          <w:rFonts w:ascii="Times New Roman" w:hAnsi="Times New Roman" w:cs="Times New Roman"/>
          <w:color w:val="000000" w:themeColor="text1"/>
        </w:rPr>
        <w:t xml:space="preserve"> within the monitored channel</w:t>
      </w:r>
      <w:r w:rsidRPr="281ABDB5">
        <w:rPr>
          <w:rFonts w:ascii="Times New Roman" w:hAnsi="Times New Roman" w:cs="Times New Roman"/>
          <w:color w:val="000000" w:themeColor="text1"/>
        </w:rPr>
        <w:t xml:space="preserve"> and/or a </w:t>
      </w:r>
      <w:r w:rsidR="00554FBA">
        <w:rPr>
          <w:rFonts w:ascii="Times New Roman" w:hAnsi="Times New Roman" w:cs="Times New Roman"/>
          <w:color w:val="000000" w:themeColor="text1"/>
        </w:rPr>
        <w:t>considerable</w:t>
      </w:r>
      <w:r w:rsidRPr="281ABDB5">
        <w:rPr>
          <w:rFonts w:ascii="Times New Roman" w:hAnsi="Times New Roman" w:cs="Times New Roman"/>
          <w:color w:val="000000" w:themeColor="text1"/>
        </w:rPr>
        <w:t xml:space="preserve"> </w:t>
      </w:r>
      <w:r w:rsidR="0010208C">
        <w:rPr>
          <w:rFonts w:ascii="Times New Roman" w:hAnsi="Times New Roman" w:cs="Times New Roman"/>
          <w:color w:val="000000" w:themeColor="text1"/>
        </w:rPr>
        <w:t xml:space="preserve">proportion </w:t>
      </w:r>
      <w:r w:rsidRPr="281ABDB5">
        <w:rPr>
          <w:rFonts w:ascii="Times New Roman" w:hAnsi="Times New Roman" w:cs="Times New Roman"/>
          <w:color w:val="000000" w:themeColor="text1"/>
        </w:rPr>
        <w:t>of smolt</w:t>
      </w:r>
      <w:r w:rsidRPr="0087078B">
        <w:rPr>
          <w:rFonts w:ascii="Times New Roman" w:hAnsi="Times New Roman" w:cs="Times New Roman"/>
          <w:color w:val="000000" w:themeColor="text1"/>
        </w:rPr>
        <w:t xml:space="preserve">s </w:t>
      </w:r>
      <w:r w:rsidR="00554FBA">
        <w:rPr>
          <w:rFonts w:ascii="Times New Roman" w:hAnsi="Times New Roman" w:cs="Times New Roman"/>
          <w:color w:val="000000" w:themeColor="text1"/>
        </w:rPr>
        <w:t xml:space="preserve">migrating through channels without </w:t>
      </w:r>
      <w:r w:rsidRPr="0087078B">
        <w:rPr>
          <w:rFonts w:ascii="Times New Roman" w:hAnsi="Times New Roman" w:cs="Times New Roman"/>
          <w:color w:val="000000" w:themeColor="text1"/>
        </w:rPr>
        <w:t>RSTs</w:t>
      </w:r>
    </w:p>
    <w:p w14:paraId="59E6D2E0" w14:textId="526D5E1F" w:rsidR="004C5F16" w:rsidRDefault="771470F8" w:rsidP="0B622109">
      <w:pPr>
        <w:pStyle w:val="NormalWeb"/>
        <w:spacing w:before="0" w:beforeAutospacing="0" w:after="160" w:afterAutospacing="0" w:line="480" w:lineRule="auto"/>
      </w:pPr>
      <w:r w:rsidRPr="0B622109">
        <w:rPr>
          <w:sz w:val="22"/>
          <w:szCs w:val="22"/>
        </w:rPr>
        <w:t>This study investigates the complexity of smolt migration dynamics</w:t>
      </w:r>
      <w:r w:rsidR="00EE0C57" w:rsidRPr="0B622109">
        <w:rPr>
          <w:sz w:val="22"/>
          <w:szCs w:val="22"/>
        </w:rPr>
        <w:t xml:space="preserve"> of the Restigouche population,</w:t>
      </w:r>
      <w:r w:rsidRPr="0B622109">
        <w:rPr>
          <w:sz w:val="22"/>
          <w:szCs w:val="22"/>
        </w:rPr>
        <w:t xml:space="preserve"> </w:t>
      </w:r>
      <w:r w:rsidR="00D858CC" w:rsidRPr="0B622109">
        <w:rPr>
          <w:sz w:val="22"/>
          <w:szCs w:val="22"/>
        </w:rPr>
        <w:t>from the lotic to pelagic habitat with a focus on the area at the interface</w:t>
      </w:r>
      <w:r w:rsidR="00406F1D" w:rsidRPr="0B622109">
        <w:rPr>
          <w:sz w:val="22"/>
          <w:szCs w:val="22"/>
        </w:rPr>
        <w:t xml:space="preserve"> between fresh and salt water (i.e.</w:t>
      </w:r>
      <w:r w:rsidR="49714787" w:rsidRPr="0B622109">
        <w:rPr>
          <w:sz w:val="22"/>
          <w:szCs w:val="22"/>
        </w:rPr>
        <w:t>,</w:t>
      </w:r>
      <w:r w:rsidR="00406F1D" w:rsidRPr="0B622109">
        <w:rPr>
          <w:sz w:val="22"/>
          <w:szCs w:val="22"/>
        </w:rPr>
        <w:t xml:space="preserve"> </w:t>
      </w:r>
      <w:r w:rsidR="00534C8C" w:rsidRPr="0B622109">
        <w:rPr>
          <w:sz w:val="22"/>
          <w:szCs w:val="22"/>
        </w:rPr>
        <w:t>island network</w:t>
      </w:r>
      <w:r w:rsidR="00406F1D" w:rsidRPr="0B622109">
        <w:rPr>
          <w:sz w:val="22"/>
          <w:szCs w:val="22"/>
        </w:rPr>
        <w:t>).</w:t>
      </w:r>
      <w:r w:rsidRPr="0B622109">
        <w:rPr>
          <w:sz w:val="22"/>
          <w:szCs w:val="22"/>
        </w:rPr>
        <w:t xml:space="preserve"> Through empirical observations and modeling techniques, we explore variations in migrations patterns, migration delays, shedding</w:t>
      </w:r>
      <w:r w:rsidR="00406F1D" w:rsidRPr="0B622109">
        <w:rPr>
          <w:sz w:val="22"/>
          <w:szCs w:val="22"/>
        </w:rPr>
        <w:t xml:space="preserve"> some</w:t>
      </w:r>
      <w:r w:rsidRPr="0B622109">
        <w:rPr>
          <w:sz w:val="22"/>
          <w:szCs w:val="22"/>
        </w:rPr>
        <w:t xml:space="preserve"> light on the intricacies of smolt behavior in this ecosystem</w:t>
      </w:r>
      <w:r w:rsidR="00BD2080" w:rsidRPr="0B622109">
        <w:rPr>
          <w:sz w:val="22"/>
          <w:szCs w:val="22"/>
        </w:rPr>
        <w:t xml:space="preserve">. </w:t>
      </w:r>
      <w:r w:rsidR="007504F9" w:rsidRPr="0B622109">
        <w:rPr>
          <w:sz w:val="22"/>
          <w:szCs w:val="22"/>
        </w:rPr>
        <w:t>Moreover</w:t>
      </w:r>
      <w:r w:rsidR="006E21C0" w:rsidRPr="0B622109">
        <w:rPr>
          <w:sz w:val="22"/>
          <w:szCs w:val="22"/>
        </w:rPr>
        <w:t xml:space="preserve">, we </w:t>
      </w:r>
      <w:r w:rsidR="00EC52F4" w:rsidRPr="0B622109">
        <w:rPr>
          <w:sz w:val="22"/>
          <w:szCs w:val="22"/>
        </w:rPr>
        <w:t>assess whether smolts navigating through this island network</w:t>
      </w:r>
      <w:r w:rsidR="000812E8" w:rsidRPr="0B622109">
        <w:rPr>
          <w:sz w:val="22"/>
          <w:szCs w:val="22"/>
        </w:rPr>
        <w:t xml:space="preserve"> are</w:t>
      </w:r>
      <w:r w:rsidR="00EC52F4" w:rsidRPr="0B622109">
        <w:rPr>
          <w:sz w:val="22"/>
          <w:szCs w:val="22"/>
        </w:rPr>
        <w:t xml:space="preserve"> swimming through channels where an RST is deployed</w:t>
      </w:r>
      <w:r w:rsidR="00D150BF" w:rsidRPr="0B622109">
        <w:rPr>
          <w:sz w:val="22"/>
          <w:szCs w:val="22"/>
        </w:rPr>
        <w:t xml:space="preserve"> </w:t>
      </w:r>
      <w:r w:rsidR="006E21C0" w:rsidRPr="0B622109">
        <w:rPr>
          <w:sz w:val="22"/>
          <w:szCs w:val="22"/>
        </w:rPr>
        <w:t>which could explain low probability of capture at these traps</w:t>
      </w:r>
      <w:r w:rsidR="00752E62" w:rsidRPr="0B622109">
        <w:rPr>
          <w:sz w:val="22"/>
          <w:szCs w:val="22"/>
        </w:rPr>
        <w:t xml:space="preserve"> therefore impacting the monitoring program</w:t>
      </w:r>
      <w:r w:rsidRPr="0B622109">
        <w:rPr>
          <w:sz w:val="22"/>
          <w:szCs w:val="22"/>
        </w:rPr>
        <w:t>.</w:t>
      </w:r>
      <w:r w:rsidR="00E34F0A" w:rsidRPr="0B622109">
        <w:rPr>
          <w:sz w:val="22"/>
          <w:szCs w:val="22"/>
        </w:rPr>
        <w:t xml:space="preserve"> </w:t>
      </w:r>
    </w:p>
    <w:p w14:paraId="1F80DA3B" w14:textId="44BED946" w:rsidR="005D6D23" w:rsidRDefault="005D6D23">
      <w:pPr>
        <w:sectPr w:rsidR="005D6D23" w:rsidSect="00AC3706">
          <w:footerReference w:type="default" r:id="rId9"/>
          <w:pgSz w:w="12240" w:h="15840"/>
          <w:pgMar w:top="1440" w:right="1440" w:bottom="1440" w:left="1440" w:header="720" w:footer="720" w:gutter="0"/>
          <w:lnNumType w:countBy="1" w:restart="continuous"/>
          <w:cols w:space="720"/>
          <w:docGrid w:linePitch="360"/>
        </w:sectPr>
      </w:pPr>
    </w:p>
    <w:p w14:paraId="3472CD36" w14:textId="14554F15" w:rsidR="005D6D23" w:rsidRDefault="005D6D23" w:rsidP="005D6D23">
      <w:pPr>
        <w:pStyle w:val="Heading1"/>
        <w:rPr>
          <w:rFonts w:ascii="Times New Roman" w:hAnsi="Times New Roman" w:cs="Times New Roman"/>
        </w:rPr>
      </w:pPr>
      <w:r w:rsidRPr="00FB10CB">
        <w:rPr>
          <w:rFonts w:ascii="Times New Roman" w:hAnsi="Times New Roman" w:cs="Times New Roman"/>
        </w:rPr>
        <w:lastRenderedPageBreak/>
        <w:t>M</w:t>
      </w:r>
      <w:r w:rsidR="002F7BC3">
        <w:rPr>
          <w:rFonts w:ascii="Times New Roman" w:hAnsi="Times New Roman" w:cs="Times New Roman"/>
        </w:rPr>
        <w:t>aterial an</w:t>
      </w:r>
      <w:r w:rsidR="00582421">
        <w:rPr>
          <w:rFonts w:ascii="Times New Roman" w:hAnsi="Times New Roman" w:cs="Times New Roman"/>
        </w:rPr>
        <w:t>d</w:t>
      </w:r>
      <w:r w:rsidR="002F7BC3">
        <w:rPr>
          <w:rFonts w:ascii="Times New Roman" w:hAnsi="Times New Roman" w:cs="Times New Roman"/>
        </w:rPr>
        <w:t xml:space="preserve"> Methods</w:t>
      </w:r>
    </w:p>
    <w:p w14:paraId="73A88687" w14:textId="77777777" w:rsidR="002F7BC3" w:rsidRPr="002F7BC3" w:rsidRDefault="002F7BC3" w:rsidP="002F7BC3"/>
    <w:p w14:paraId="08B9F06C" w14:textId="4FD291FA" w:rsidR="005D6D23" w:rsidRDefault="005D6D23" w:rsidP="005D6D23">
      <w:pPr>
        <w:pStyle w:val="Heading2"/>
        <w:ind w:firstLine="720"/>
        <w:rPr>
          <w:rFonts w:ascii="Times New Roman" w:hAnsi="Times New Roman" w:cs="Times New Roman"/>
        </w:rPr>
      </w:pPr>
      <w:r w:rsidRPr="00FB10CB">
        <w:rPr>
          <w:rFonts w:ascii="Times New Roman" w:hAnsi="Times New Roman" w:cs="Times New Roman"/>
        </w:rPr>
        <w:t>Study site and data collection</w:t>
      </w:r>
    </w:p>
    <w:p w14:paraId="5C37096C" w14:textId="77777777" w:rsidR="002F7BC3" w:rsidRDefault="002F7BC3" w:rsidP="002F7BC3"/>
    <w:p w14:paraId="68D74B86" w14:textId="2EFC217B" w:rsidR="002118F1" w:rsidRDefault="002118F1" w:rsidP="5CFF3B32">
      <w:pPr>
        <w:pStyle w:val="NormalWeb"/>
        <w:spacing w:before="0" w:beforeAutospacing="0" w:after="160" w:afterAutospacing="0" w:line="480" w:lineRule="auto"/>
        <w:rPr>
          <w:color w:val="000000"/>
          <w:sz w:val="22"/>
          <w:szCs w:val="22"/>
        </w:rPr>
      </w:pPr>
      <w:r w:rsidRPr="00071D34">
        <w:rPr>
          <w:sz w:val="22"/>
          <w:szCs w:val="22"/>
        </w:rPr>
        <w:t>Smolt abundance has been monitored in the Restigouche River</w:t>
      </w:r>
      <w:r w:rsidR="00DF5733" w:rsidRPr="00071D34">
        <w:rPr>
          <w:sz w:val="22"/>
          <w:szCs w:val="22"/>
        </w:rPr>
        <w:t xml:space="preserve"> since 2002</w:t>
      </w:r>
      <w:r w:rsidR="006E200C" w:rsidRPr="00071D34">
        <w:rPr>
          <w:sz w:val="22"/>
          <w:szCs w:val="22"/>
        </w:rPr>
        <w:t>.</w:t>
      </w:r>
      <w:r w:rsidRPr="00071D34">
        <w:rPr>
          <w:color w:val="000000"/>
          <w:sz w:val="22"/>
          <w:szCs w:val="22"/>
        </w:rPr>
        <w:t xml:space="preserve"> Dauphin et al. (2023) detail</w:t>
      </w:r>
      <w:r w:rsidR="5CFF3B32" w:rsidRPr="5CFF3B32">
        <w:rPr>
          <w:color w:val="000000" w:themeColor="text1"/>
          <w:sz w:val="22"/>
          <w:szCs w:val="22"/>
        </w:rPr>
        <w:t>s</w:t>
      </w:r>
      <w:r w:rsidRPr="00071D34">
        <w:rPr>
          <w:color w:val="000000"/>
          <w:sz w:val="22"/>
          <w:szCs w:val="22"/>
        </w:rPr>
        <w:t xml:space="preserve"> </w:t>
      </w:r>
      <w:r w:rsidR="00444FEA" w:rsidRPr="00071D34">
        <w:rPr>
          <w:color w:val="000000"/>
          <w:sz w:val="22"/>
          <w:szCs w:val="22"/>
        </w:rPr>
        <w:t xml:space="preserve">the data collection </w:t>
      </w:r>
      <w:r w:rsidR="00826450" w:rsidRPr="00071D34">
        <w:rPr>
          <w:color w:val="000000"/>
          <w:sz w:val="22"/>
          <w:szCs w:val="22"/>
        </w:rPr>
        <w:t>process</w:t>
      </w:r>
      <w:r w:rsidR="5CFF3B32" w:rsidRPr="5CFF3B32">
        <w:rPr>
          <w:color w:val="000000" w:themeColor="text1"/>
          <w:sz w:val="22"/>
          <w:szCs w:val="22"/>
        </w:rPr>
        <w:t xml:space="preserve"> thoroughly</w:t>
      </w:r>
      <w:r w:rsidR="00826450" w:rsidRPr="00071D34">
        <w:rPr>
          <w:color w:val="000000"/>
          <w:sz w:val="22"/>
          <w:szCs w:val="22"/>
        </w:rPr>
        <w:t>,</w:t>
      </w:r>
      <w:r w:rsidR="00444FEA" w:rsidRPr="00071D34">
        <w:rPr>
          <w:color w:val="000000"/>
          <w:sz w:val="22"/>
          <w:szCs w:val="22"/>
        </w:rPr>
        <w:t xml:space="preserve"> </w:t>
      </w:r>
      <w:r w:rsidRPr="00071D34">
        <w:rPr>
          <w:color w:val="000000"/>
          <w:sz w:val="22"/>
          <w:szCs w:val="22"/>
        </w:rPr>
        <w:t>but its m</w:t>
      </w:r>
      <w:r w:rsidR="5CFF3B32" w:rsidRPr="5CFF3B32">
        <w:rPr>
          <w:color w:val="000000" w:themeColor="text1"/>
          <w:sz w:val="22"/>
          <w:szCs w:val="22"/>
        </w:rPr>
        <w:t>ain</w:t>
      </w:r>
      <w:r w:rsidRPr="00071D34">
        <w:rPr>
          <w:color w:val="000000"/>
          <w:sz w:val="22"/>
          <w:szCs w:val="22"/>
        </w:rPr>
        <w:t xml:space="preserve"> features are described below. </w:t>
      </w:r>
      <w:r w:rsidR="00444FEA" w:rsidRPr="00071D34">
        <w:rPr>
          <w:color w:val="000000"/>
          <w:sz w:val="22"/>
          <w:szCs w:val="22"/>
        </w:rPr>
        <w:t>Each year,</w:t>
      </w:r>
      <w:r w:rsidRPr="00071D34">
        <w:rPr>
          <w:color w:val="000000"/>
          <w:sz w:val="22"/>
          <w:szCs w:val="22"/>
        </w:rPr>
        <w:t xml:space="preserve"> one to five RSTs</w:t>
      </w:r>
      <w:r w:rsidR="00316165">
        <w:rPr>
          <w:color w:val="000000"/>
          <w:sz w:val="22"/>
          <w:szCs w:val="22"/>
        </w:rPr>
        <w:t xml:space="preserve"> </w:t>
      </w:r>
      <w:r w:rsidRPr="00071D34">
        <w:rPr>
          <w:color w:val="000000"/>
          <w:sz w:val="22"/>
          <w:szCs w:val="22"/>
        </w:rPr>
        <w:t>are installed at the mouth</w:t>
      </w:r>
      <w:r w:rsidR="5CFF3B32" w:rsidRPr="5CFF3B32">
        <w:rPr>
          <w:color w:val="000000" w:themeColor="text1"/>
          <w:sz w:val="22"/>
          <w:szCs w:val="22"/>
        </w:rPr>
        <w:t>s</w:t>
      </w:r>
      <w:r w:rsidRPr="00071D34">
        <w:rPr>
          <w:color w:val="000000"/>
          <w:sz w:val="22"/>
          <w:szCs w:val="22"/>
        </w:rPr>
        <w:t xml:space="preserve"> of key tributaries </w:t>
      </w:r>
      <w:r w:rsidR="00245900" w:rsidRPr="00071D34">
        <w:rPr>
          <w:color w:val="000000"/>
          <w:sz w:val="22"/>
          <w:szCs w:val="22"/>
        </w:rPr>
        <w:t xml:space="preserve">and </w:t>
      </w:r>
      <w:r w:rsidR="5CFF3B32" w:rsidRPr="5CFF3B32">
        <w:rPr>
          <w:color w:val="000000" w:themeColor="text1"/>
          <w:sz w:val="22"/>
          <w:szCs w:val="22"/>
        </w:rPr>
        <w:t>near</w:t>
      </w:r>
      <w:r w:rsidR="00245900" w:rsidRPr="00071D34">
        <w:rPr>
          <w:color w:val="000000"/>
          <w:sz w:val="22"/>
          <w:szCs w:val="22"/>
        </w:rPr>
        <w:t xml:space="preserve"> </w:t>
      </w:r>
      <w:r w:rsidRPr="00071D34">
        <w:rPr>
          <w:color w:val="000000"/>
          <w:sz w:val="22"/>
          <w:szCs w:val="22"/>
        </w:rPr>
        <w:t>the head of tide. Capture-mark-recapture (CMR) experiments are conducted at each RST to estimate tributary</w:t>
      </w:r>
      <w:r w:rsidR="5CFF3B32" w:rsidRPr="5CFF3B32">
        <w:rPr>
          <w:color w:val="000000" w:themeColor="text1"/>
          <w:sz w:val="22"/>
          <w:szCs w:val="22"/>
        </w:rPr>
        <w:t>-</w:t>
      </w:r>
      <w:r w:rsidRPr="00071D34">
        <w:rPr>
          <w:color w:val="000000"/>
          <w:sz w:val="22"/>
          <w:szCs w:val="22"/>
        </w:rPr>
        <w:t xml:space="preserve">specific or </w:t>
      </w:r>
      <w:r w:rsidR="00316165" w:rsidRPr="00071D34">
        <w:rPr>
          <w:color w:val="000000"/>
          <w:sz w:val="22"/>
          <w:szCs w:val="22"/>
        </w:rPr>
        <w:t>whole</w:t>
      </w:r>
      <w:r w:rsidR="00316165">
        <w:rPr>
          <w:color w:val="000000"/>
          <w:sz w:val="22"/>
          <w:szCs w:val="22"/>
        </w:rPr>
        <w:t>-</w:t>
      </w:r>
      <w:r w:rsidR="00316165" w:rsidRPr="00071D34">
        <w:rPr>
          <w:color w:val="000000"/>
          <w:sz w:val="22"/>
          <w:szCs w:val="22"/>
        </w:rPr>
        <w:t>river</w:t>
      </w:r>
      <w:r w:rsidRPr="00071D34">
        <w:rPr>
          <w:color w:val="000000"/>
          <w:sz w:val="22"/>
          <w:szCs w:val="22"/>
        </w:rPr>
        <w:t xml:space="preserve"> smolt abundances. </w:t>
      </w:r>
      <w:r w:rsidR="00074598" w:rsidRPr="00071D34">
        <w:rPr>
          <w:color w:val="000000"/>
          <w:sz w:val="22"/>
          <w:szCs w:val="22"/>
        </w:rPr>
        <w:t>The w</w:t>
      </w:r>
      <w:r w:rsidRPr="00071D34">
        <w:rPr>
          <w:color w:val="000000"/>
          <w:sz w:val="22"/>
          <w:szCs w:val="22"/>
        </w:rPr>
        <w:t>hole</w:t>
      </w:r>
      <w:r w:rsidR="5CFF3B32" w:rsidRPr="5CFF3B32">
        <w:rPr>
          <w:color w:val="000000" w:themeColor="text1"/>
          <w:sz w:val="22"/>
          <w:szCs w:val="22"/>
        </w:rPr>
        <w:t>-</w:t>
      </w:r>
      <w:r w:rsidRPr="00071D34">
        <w:rPr>
          <w:color w:val="000000"/>
          <w:sz w:val="22"/>
          <w:szCs w:val="22"/>
        </w:rPr>
        <w:t xml:space="preserve">river abundance is estimated using one or two RSTs installed </w:t>
      </w:r>
      <w:r w:rsidR="00572B2D" w:rsidRPr="00071D34">
        <w:rPr>
          <w:color w:val="000000"/>
          <w:sz w:val="22"/>
          <w:szCs w:val="22"/>
        </w:rPr>
        <w:t xml:space="preserve">in </w:t>
      </w:r>
      <w:r w:rsidRPr="00071D34">
        <w:rPr>
          <w:color w:val="000000"/>
          <w:sz w:val="22"/>
          <w:szCs w:val="22"/>
        </w:rPr>
        <w:t xml:space="preserve">two river channels located </w:t>
      </w:r>
      <w:r w:rsidR="5CFF3B32" w:rsidRPr="5CFF3B32">
        <w:rPr>
          <w:color w:val="000000" w:themeColor="text1"/>
          <w:sz w:val="22"/>
          <w:szCs w:val="22"/>
        </w:rPr>
        <w:t>within</w:t>
      </w:r>
      <w:r w:rsidRPr="00071D34">
        <w:rPr>
          <w:color w:val="000000"/>
          <w:sz w:val="22"/>
          <w:szCs w:val="22"/>
        </w:rPr>
        <w:t xml:space="preserve"> </w:t>
      </w:r>
      <w:r w:rsidR="00534C8C">
        <w:rPr>
          <w:color w:val="000000"/>
          <w:sz w:val="22"/>
          <w:szCs w:val="22"/>
        </w:rPr>
        <w:t>an island network</w:t>
      </w:r>
      <w:r w:rsidRPr="00071D34">
        <w:rPr>
          <w:color w:val="000000"/>
          <w:sz w:val="22"/>
          <w:szCs w:val="22"/>
        </w:rPr>
        <w:t xml:space="preserve"> (</w:t>
      </w:r>
      <w:r w:rsidR="00366701" w:rsidRPr="00071D34">
        <w:rPr>
          <w:color w:val="000000"/>
          <w:sz w:val="22"/>
          <w:szCs w:val="22"/>
        </w:rPr>
        <w:fldChar w:fldCharType="begin"/>
      </w:r>
      <w:r w:rsidR="00366701" w:rsidRPr="00071D34">
        <w:rPr>
          <w:color w:val="000000"/>
          <w:sz w:val="22"/>
          <w:szCs w:val="22"/>
        </w:rPr>
        <w:instrText xml:space="preserve"> REF _Ref121752368 \h </w:instrText>
      </w:r>
      <w:r w:rsidR="00071D34">
        <w:rPr>
          <w:color w:val="000000"/>
          <w:sz w:val="22"/>
          <w:szCs w:val="22"/>
        </w:rPr>
        <w:instrText xml:space="preserve"> \* MERGEFORMAT </w:instrText>
      </w:r>
      <w:r w:rsidR="00366701" w:rsidRPr="00071D34">
        <w:rPr>
          <w:color w:val="000000"/>
          <w:sz w:val="22"/>
          <w:szCs w:val="22"/>
        </w:rPr>
      </w:r>
      <w:r w:rsidR="00366701" w:rsidRPr="00071D34">
        <w:rPr>
          <w:color w:val="000000"/>
          <w:sz w:val="22"/>
          <w:szCs w:val="22"/>
        </w:rPr>
        <w:fldChar w:fldCharType="separate"/>
      </w:r>
      <w:r w:rsidR="00D733C1" w:rsidRPr="00D733C1">
        <w:rPr>
          <w:sz w:val="22"/>
          <w:szCs w:val="22"/>
        </w:rPr>
        <w:t xml:space="preserve">Figure </w:t>
      </w:r>
      <w:r w:rsidR="00D733C1" w:rsidRPr="00D733C1">
        <w:rPr>
          <w:noProof/>
          <w:sz w:val="22"/>
          <w:szCs w:val="22"/>
        </w:rPr>
        <w:t>1</w:t>
      </w:r>
      <w:r w:rsidR="00366701" w:rsidRPr="00071D34">
        <w:rPr>
          <w:color w:val="000000"/>
          <w:sz w:val="22"/>
          <w:szCs w:val="22"/>
        </w:rPr>
        <w:fldChar w:fldCharType="end"/>
      </w:r>
      <w:r w:rsidRPr="00071D34">
        <w:rPr>
          <w:color w:val="000000"/>
          <w:sz w:val="22"/>
          <w:szCs w:val="22"/>
        </w:rPr>
        <w:t>). The location</w:t>
      </w:r>
      <w:r w:rsidR="5CFF3B32" w:rsidRPr="5CFF3B32">
        <w:rPr>
          <w:color w:val="000000" w:themeColor="text1"/>
          <w:sz w:val="22"/>
          <w:szCs w:val="22"/>
        </w:rPr>
        <w:t>s</w:t>
      </w:r>
      <w:r w:rsidRPr="00071D34">
        <w:rPr>
          <w:color w:val="000000"/>
          <w:sz w:val="22"/>
          <w:szCs w:val="22"/>
        </w:rPr>
        <w:t xml:space="preserve"> of these RSTs w</w:t>
      </w:r>
      <w:r w:rsidR="5CFF3B32" w:rsidRPr="5CFF3B32">
        <w:rPr>
          <w:color w:val="000000" w:themeColor="text1"/>
          <w:sz w:val="22"/>
          <w:szCs w:val="22"/>
        </w:rPr>
        <w:t>ere</w:t>
      </w:r>
      <w:r w:rsidRPr="00071D34">
        <w:rPr>
          <w:color w:val="000000"/>
          <w:sz w:val="22"/>
          <w:szCs w:val="22"/>
        </w:rPr>
        <w:t xml:space="preserve"> chosen</w:t>
      </w:r>
      <w:r w:rsidR="00316165">
        <w:rPr>
          <w:color w:val="000000"/>
          <w:sz w:val="22"/>
          <w:szCs w:val="22"/>
        </w:rPr>
        <w:t xml:space="preserve"> in the early 2000s</w:t>
      </w:r>
      <w:r w:rsidRPr="00071D34">
        <w:rPr>
          <w:color w:val="000000"/>
          <w:sz w:val="22"/>
          <w:szCs w:val="22"/>
        </w:rPr>
        <w:t xml:space="preserve"> based on </w:t>
      </w:r>
      <w:r w:rsidR="5CFF3B32" w:rsidRPr="5CFF3B32">
        <w:rPr>
          <w:color w:val="000000" w:themeColor="text1"/>
          <w:sz w:val="22"/>
          <w:szCs w:val="22"/>
        </w:rPr>
        <w:t xml:space="preserve">the </w:t>
      </w:r>
      <w:r w:rsidRPr="00071D34">
        <w:rPr>
          <w:color w:val="000000"/>
          <w:sz w:val="22"/>
          <w:szCs w:val="22"/>
        </w:rPr>
        <w:t xml:space="preserve">dominant </w:t>
      </w:r>
      <w:r w:rsidR="5CFF3B32" w:rsidRPr="5CFF3B32">
        <w:rPr>
          <w:color w:val="000000" w:themeColor="text1"/>
          <w:sz w:val="22"/>
          <w:szCs w:val="22"/>
        </w:rPr>
        <w:t>flows</w:t>
      </w:r>
      <w:r w:rsidRPr="00071D34">
        <w:rPr>
          <w:color w:val="000000"/>
          <w:sz w:val="22"/>
          <w:szCs w:val="22"/>
        </w:rPr>
        <w:t xml:space="preserve"> of the river in this area as well as </w:t>
      </w:r>
      <w:r w:rsidR="5CFF3B32" w:rsidRPr="5CFF3B32">
        <w:rPr>
          <w:color w:val="000000" w:themeColor="text1"/>
          <w:sz w:val="22"/>
          <w:szCs w:val="22"/>
        </w:rPr>
        <w:t xml:space="preserve">the </w:t>
      </w:r>
      <w:r w:rsidRPr="00071D34">
        <w:rPr>
          <w:color w:val="000000"/>
          <w:sz w:val="22"/>
          <w:szCs w:val="22"/>
        </w:rPr>
        <w:t xml:space="preserve">suitability of the riverbed profile to install an RST (i.e., </w:t>
      </w:r>
      <w:r w:rsidR="5CFF3B32" w:rsidRPr="5CFF3B32">
        <w:rPr>
          <w:color w:val="000000" w:themeColor="text1"/>
          <w:sz w:val="22"/>
          <w:szCs w:val="22"/>
        </w:rPr>
        <w:t xml:space="preserve">thalweg </w:t>
      </w:r>
      <w:r w:rsidRPr="00071D34">
        <w:rPr>
          <w:color w:val="000000"/>
          <w:sz w:val="22"/>
          <w:szCs w:val="22"/>
        </w:rPr>
        <w:t>deep enough to keep operating the RST throughout the smolt run as water level decrease</w:t>
      </w:r>
      <w:r w:rsidR="5CFF3B32" w:rsidRPr="5CFF3B32">
        <w:rPr>
          <w:color w:val="000000" w:themeColor="text1"/>
          <w:sz w:val="22"/>
          <w:szCs w:val="22"/>
        </w:rPr>
        <w:t>s</w:t>
      </w:r>
      <w:r w:rsidR="00245900" w:rsidRPr="00071D34">
        <w:rPr>
          <w:color w:val="000000"/>
          <w:sz w:val="22"/>
          <w:szCs w:val="22"/>
        </w:rPr>
        <w:t>; DFO, unpubl.</w:t>
      </w:r>
      <w:r w:rsidRPr="00071D34">
        <w:rPr>
          <w:color w:val="000000"/>
          <w:sz w:val="22"/>
          <w:szCs w:val="22"/>
        </w:rPr>
        <w:t>).</w:t>
      </w:r>
    </w:p>
    <w:p w14:paraId="17737BDB" w14:textId="4BE1866B" w:rsidR="00BB1B82" w:rsidRPr="00071D34" w:rsidRDefault="00BB1B82" w:rsidP="5CFF3B32">
      <w:pPr>
        <w:pStyle w:val="NormalWeb"/>
        <w:spacing w:before="0" w:beforeAutospacing="0" w:after="160" w:afterAutospacing="0" w:line="480" w:lineRule="auto"/>
        <w:rPr>
          <w:sz w:val="22"/>
          <w:szCs w:val="22"/>
        </w:rPr>
      </w:pPr>
      <w:r w:rsidRPr="00BB1B82">
        <w:rPr>
          <w:sz w:val="22"/>
          <w:szCs w:val="22"/>
        </w:rPr>
        <w:t>The current study takes advantage of another experiment taking place in the Restigouche catchment involving the marking of 45 smolts with acoustic tags in the Kedgwick River in the spring of 2022 with the aim of assessing the timing of their migration and their survival at sea (Chaput et al. 2019). Additional receivers were strategically placed at key channel bifurcations amidst the island network where the downstream RSTs were installed to identify channel selection by smolts migrating throughout the island network.</w:t>
      </w:r>
    </w:p>
    <w:p w14:paraId="3DC99453" w14:textId="1FDF6F1B" w:rsidR="00FB10CB" w:rsidRPr="00071D34" w:rsidRDefault="00FB10CB" w:rsidP="001E18A2">
      <w:pPr>
        <w:spacing w:line="480" w:lineRule="auto"/>
        <w:rPr>
          <w:rFonts w:ascii="Times New Roman" w:hAnsi="Times New Roman" w:cs="Times New Roman"/>
        </w:rPr>
      </w:pPr>
      <w:r w:rsidRPr="00071D34">
        <w:rPr>
          <w:rFonts w:ascii="Times New Roman" w:hAnsi="Times New Roman" w:cs="Times New Roman"/>
        </w:rPr>
        <w:t>In 2022, 45</w:t>
      </w:r>
      <w:r w:rsidR="00582421" w:rsidRPr="00071D34">
        <w:rPr>
          <w:rFonts w:ascii="Times New Roman" w:hAnsi="Times New Roman" w:cs="Times New Roman"/>
        </w:rPr>
        <w:t xml:space="preserve"> </w:t>
      </w:r>
      <w:r w:rsidRPr="00071D34">
        <w:rPr>
          <w:rFonts w:ascii="Times New Roman" w:hAnsi="Times New Roman" w:cs="Times New Roman"/>
        </w:rPr>
        <w:t xml:space="preserve">Atlantic salmon smolts were captured and marked with acoustic tags in the Kedgwick </w:t>
      </w:r>
      <w:r w:rsidR="009707E7" w:rsidRPr="00071D34">
        <w:rPr>
          <w:rFonts w:ascii="Times New Roman" w:hAnsi="Times New Roman" w:cs="Times New Roman"/>
        </w:rPr>
        <w:t>R</w:t>
      </w:r>
      <w:r w:rsidRPr="00071D34">
        <w:rPr>
          <w:rFonts w:ascii="Times New Roman" w:hAnsi="Times New Roman" w:cs="Times New Roman"/>
        </w:rPr>
        <w:t>iver (</w:t>
      </w:r>
      <w:r w:rsidR="009707E7" w:rsidRPr="00071D34">
        <w:rPr>
          <w:rFonts w:ascii="Times New Roman" w:hAnsi="Times New Roman" w:cs="Times New Roman"/>
        </w:rPr>
        <w:t>Restigouche catchment, Canada;</w:t>
      </w:r>
      <w:r w:rsidR="00582421" w:rsidRPr="00071D34">
        <w:rPr>
          <w:rFonts w:ascii="Times New Roman" w:hAnsi="Times New Roman" w:cs="Times New Roman"/>
        </w:rPr>
        <w:t xml:space="preserve"> </w:t>
      </w:r>
      <w:bookmarkStart w:id="2" w:name="_Int_2uPgzcyx"/>
      <w:r w:rsidR="00CC3B1E" w:rsidRPr="00071D34">
        <w:rPr>
          <w:rFonts w:ascii="Times New Roman" w:hAnsi="Times New Roman" w:cs="Times New Roman"/>
        </w:rPr>
        <w:t>115</w:t>
      </w:r>
      <w:r w:rsidRPr="00071D34">
        <w:rPr>
          <w:rFonts w:ascii="Times New Roman" w:hAnsi="Times New Roman" w:cs="Times New Roman"/>
        </w:rPr>
        <w:t xml:space="preserve"> km</w:t>
      </w:r>
      <w:bookmarkEnd w:id="2"/>
      <w:r w:rsidRPr="00071D34">
        <w:rPr>
          <w:rFonts w:ascii="Times New Roman" w:hAnsi="Times New Roman" w:cs="Times New Roman"/>
        </w:rPr>
        <w:t xml:space="preserve"> upstream of the </w:t>
      </w:r>
      <w:r w:rsidR="00CC3B1E" w:rsidRPr="00071D34">
        <w:rPr>
          <w:rFonts w:ascii="Times New Roman" w:hAnsi="Times New Roman" w:cs="Times New Roman"/>
        </w:rPr>
        <w:t>head of tide</w:t>
      </w:r>
      <w:r w:rsidRPr="00071D34">
        <w:rPr>
          <w:rFonts w:ascii="Times New Roman" w:hAnsi="Times New Roman" w:cs="Times New Roman"/>
        </w:rPr>
        <w:t>) as part of an ongoing experiment to estimate smolt survival during their migration at sea</w:t>
      </w:r>
      <w:r w:rsidR="00417922">
        <w:rPr>
          <w:rFonts w:ascii="Times New Roman" w:hAnsi="Times New Roman" w:cs="Times New Roman"/>
        </w:rPr>
        <w:t xml:space="preserve"> </w:t>
      </w:r>
      <w:commentRangeStart w:id="3"/>
      <w:r w:rsidR="00417922">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{"citationID":"zV0MsMY9","properties":{"formattedCitation":"(Chaput et al. 2019)","plainCitation":"(Chaput et al. 2019)","dontUpdate":true,"noteIndex":0},"citationItems":[{"id":3036,"uris":["http://zotero.org/users/3593556/items/IWRQGD84"],"itemData":{"id":3036,"type":"article-journal","abstract":"The migration dynamics and inter-Annual variation in early at-sea survival of Atlantic salmon (Salmo salar) smolts over 14 years of study are reported for four river populations located in the Gulf of St. Lawrence (Canada). Acoustically tagged smolts were monitored at three points along their migration from freshwater to the Labrador Sea, a migration extending more than 800 km at sea and a period of 2 months. A hierarchical state-space version of the Cormack-Jolly-Seber model was used to estimate apparent survival rates from incomplete acoustic detections at key points. There was a positive size-dependent probability of survival through the freshwater and estuary areas; the odds of survival of a 16 cm smolt were 1.5-1.7 times higher than for a 13.5 cm smolt, length at tagging. Length adjusted (centred to the mean fork length of smolts during the study of 14.6 cm) survivals through the estuary and nearshore waters were estimated to range between 67 and 90% for the two river populations migrating through Chaleur Bay in contrast to lower survival estimates of 28-82% for the two populations from the neighbouring Miramichi Bay. Across the 14 years of study, survival estimates varied without trend for the populations of Chaleur Bay, but declined for the populations migrating through Miramichi Bay. Survival through the Gulf of St. Lawrence was variable but generally high among years and rivers, ranging from 96% day-1 to 99% day-1. Long term, replicated studies at multiple sites using acoustically tagged smolts can provide empirical data to examine hypotheses of the location and timing of factors contributing to smolt and post-smolt mortality of salmon at sea.","container-title":"ICES Journal of Marine Science","DOI":"10.1093/ICESJMS/FSY156","ISSN":"10959289","issue":"4","note":"publisher: Oxford University Press","page":"1107-1121","title":"Atlantic salmon (Salmo salar) smolt and early post-smolt migration and survival inferred from multi-year and multi-stock acoustic telemetry studies in the Gulf of St. Lawrence, northwest Atlantic","volume":"76","author":[{"family":"Chaput","given":"Gérald"},{"family":"Carr","given":"Jonathan"},{"family":"Daniels","given":"Jason"},{"family":"Tinker","given":"Steve"},{"family":"Jonsen","given":"Ian"},{"family":"Whoriskey","given":"Frederick"}],"issued":{"date-parts":[["2019",7,1]]}}}],"schema":"https://github.com/citation-style-language/schema/raw/master/csl-citation.json"} </w:instrText>
      </w:r>
      <w:r w:rsidR="00417922">
        <w:rPr>
          <w:rFonts w:ascii="Times New Roman" w:hAnsi="Times New Roman" w:cs="Times New Roman"/>
        </w:rPr>
        <w:fldChar w:fldCharType="separate"/>
      </w:r>
      <w:r w:rsidR="00417922" w:rsidRPr="00417922">
        <w:rPr>
          <w:rFonts w:ascii="Times New Roman" w:hAnsi="Times New Roman" w:cs="Times New Roman"/>
        </w:rPr>
        <w:t>(</w:t>
      </w:r>
      <w:r w:rsidR="009821BE">
        <w:rPr>
          <w:rFonts w:ascii="Times New Roman" w:hAnsi="Times New Roman" w:cs="Times New Roman"/>
        </w:rPr>
        <w:t xml:space="preserve">see </w:t>
      </w:r>
      <w:r w:rsidR="00417922" w:rsidRPr="00417922">
        <w:rPr>
          <w:rFonts w:ascii="Times New Roman" w:hAnsi="Times New Roman" w:cs="Times New Roman"/>
        </w:rPr>
        <w:t>Chaput et al. 2019)</w:t>
      </w:r>
      <w:r w:rsidR="00417922">
        <w:rPr>
          <w:rFonts w:ascii="Times New Roman" w:hAnsi="Times New Roman" w:cs="Times New Roman"/>
        </w:rPr>
        <w:fldChar w:fldCharType="end"/>
      </w:r>
      <w:r w:rsidRPr="00071D34">
        <w:rPr>
          <w:rFonts w:ascii="Times New Roman" w:hAnsi="Times New Roman" w:cs="Times New Roman"/>
        </w:rPr>
        <w:t xml:space="preserve">. This experiment </w:t>
      </w:r>
      <w:r w:rsidR="00CC3B1E" w:rsidRPr="00071D34">
        <w:rPr>
          <w:rFonts w:ascii="Times New Roman" w:hAnsi="Times New Roman" w:cs="Times New Roman"/>
        </w:rPr>
        <w:t xml:space="preserve">uses </w:t>
      </w:r>
      <w:r w:rsidRPr="00071D34">
        <w:rPr>
          <w:rFonts w:ascii="Times New Roman" w:hAnsi="Times New Roman" w:cs="Times New Roman"/>
        </w:rPr>
        <w:t>several receivers and receiver array</w:t>
      </w:r>
      <w:r w:rsidR="00CC3B1E" w:rsidRPr="00071D34">
        <w:rPr>
          <w:rFonts w:ascii="Times New Roman" w:hAnsi="Times New Roman" w:cs="Times New Roman"/>
        </w:rPr>
        <w:t>s</w:t>
      </w:r>
      <w:r w:rsidRPr="00071D34">
        <w:rPr>
          <w:rFonts w:ascii="Times New Roman" w:hAnsi="Times New Roman" w:cs="Times New Roman"/>
        </w:rPr>
        <w:t xml:space="preserve"> throughout their migration route from the rivers </w:t>
      </w:r>
      <w:r w:rsidR="0077639F" w:rsidRPr="00071D34">
        <w:rPr>
          <w:rFonts w:ascii="Times New Roman" w:hAnsi="Times New Roman" w:cs="Times New Roman"/>
        </w:rPr>
        <w:t>they leave</w:t>
      </w:r>
      <w:r w:rsidRPr="00071D34">
        <w:rPr>
          <w:rFonts w:ascii="Times New Roman" w:hAnsi="Times New Roman" w:cs="Times New Roman"/>
        </w:rPr>
        <w:t xml:space="preserve"> to the Strait of Belle Isle</w:t>
      </w:r>
      <w:r w:rsidR="00DB2561">
        <w:rPr>
          <w:rFonts w:ascii="Times New Roman" w:hAnsi="Times New Roman" w:cs="Times New Roman"/>
        </w:rPr>
        <w:t xml:space="preserve"> (SoBI)</w:t>
      </w:r>
      <w:r w:rsidRPr="00071D34">
        <w:rPr>
          <w:rFonts w:ascii="Times New Roman" w:hAnsi="Times New Roman" w:cs="Times New Roman"/>
        </w:rPr>
        <w:t xml:space="preserve">. </w:t>
      </w:r>
      <w:r w:rsidR="00CC3B1E" w:rsidRPr="00071D34">
        <w:rPr>
          <w:rFonts w:ascii="Times New Roman" w:hAnsi="Times New Roman" w:cs="Times New Roman"/>
        </w:rPr>
        <w:t xml:space="preserve">For </w:t>
      </w:r>
      <w:r w:rsidR="00A5517B" w:rsidRPr="00071D34">
        <w:rPr>
          <w:rFonts w:ascii="Times New Roman" w:hAnsi="Times New Roman" w:cs="Times New Roman"/>
        </w:rPr>
        <w:t>our</w:t>
      </w:r>
      <w:r w:rsidR="00CC3B1E" w:rsidRPr="00071D34">
        <w:rPr>
          <w:rFonts w:ascii="Times New Roman" w:hAnsi="Times New Roman" w:cs="Times New Roman"/>
        </w:rPr>
        <w:t xml:space="preserve"> experiment</w:t>
      </w:r>
      <w:r w:rsidR="002B12B3" w:rsidRPr="00071D34">
        <w:rPr>
          <w:rFonts w:ascii="Times New Roman" w:hAnsi="Times New Roman" w:cs="Times New Roman"/>
        </w:rPr>
        <w:t>,</w:t>
      </w:r>
      <w:r w:rsidR="00CC3B1E" w:rsidRPr="00071D34">
        <w:rPr>
          <w:rFonts w:ascii="Times New Roman" w:hAnsi="Times New Roman" w:cs="Times New Roman"/>
        </w:rPr>
        <w:t xml:space="preserve"> </w:t>
      </w:r>
      <w:r w:rsidRPr="00071D34">
        <w:rPr>
          <w:rFonts w:ascii="Times New Roman" w:hAnsi="Times New Roman" w:cs="Times New Roman"/>
        </w:rPr>
        <w:t>nine</w:t>
      </w:r>
      <w:r w:rsidR="001732A9" w:rsidRPr="00071D34">
        <w:rPr>
          <w:rFonts w:ascii="Times New Roman" w:hAnsi="Times New Roman" w:cs="Times New Roman"/>
        </w:rPr>
        <w:t xml:space="preserve"> additional</w:t>
      </w:r>
      <w:r w:rsidRPr="00071D34">
        <w:rPr>
          <w:rFonts w:ascii="Times New Roman" w:hAnsi="Times New Roman" w:cs="Times New Roman"/>
        </w:rPr>
        <w:t xml:space="preserve"> acoustic receivers were installed in the lower part of the Restigouche </w:t>
      </w:r>
      <w:r w:rsidR="009707E7" w:rsidRPr="00071D34">
        <w:rPr>
          <w:rFonts w:ascii="Times New Roman" w:hAnsi="Times New Roman" w:cs="Times New Roman"/>
        </w:rPr>
        <w:t>Ri</w:t>
      </w:r>
      <w:r w:rsidRPr="00071D34">
        <w:rPr>
          <w:rFonts w:ascii="Times New Roman" w:hAnsi="Times New Roman" w:cs="Times New Roman"/>
        </w:rPr>
        <w:t>ver</w:t>
      </w:r>
      <w:r w:rsidR="771470F8" w:rsidRPr="771470F8">
        <w:rPr>
          <w:rFonts w:ascii="Times New Roman" w:hAnsi="Times New Roman" w:cs="Times New Roman"/>
        </w:rPr>
        <w:t xml:space="preserve"> in order to identify</w:t>
      </w:r>
      <w:r w:rsidRPr="00071D34">
        <w:rPr>
          <w:rFonts w:ascii="Times New Roman" w:hAnsi="Times New Roman" w:cs="Times New Roman"/>
        </w:rPr>
        <w:t xml:space="preserve"> channel</w:t>
      </w:r>
      <w:r w:rsidR="00582421" w:rsidRPr="00071D34">
        <w:rPr>
          <w:rFonts w:ascii="Times New Roman" w:hAnsi="Times New Roman" w:cs="Times New Roman"/>
        </w:rPr>
        <w:t xml:space="preserve"> selection</w:t>
      </w:r>
      <w:r w:rsidRPr="00071D34">
        <w:rPr>
          <w:rFonts w:ascii="Times New Roman" w:hAnsi="Times New Roman" w:cs="Times New Roman"/>
        </w:rPr>
        <w:t xml:space="preserve"> preference</w:t>
      </w:r>
      <w:r w:rsidR="00582421" w:rsidRPr="00071D34">
        <w:rPr>
          <w:rFonts w:ascii="Times New Roman" w:hAnsi="Times New Roman" w:cs="Times New Roman"/>
        </w:rPr>
        <w:t>s</w:t>
      </w:r>
      <w:r w:rsidR="00762BF0" w:rsidRPr="00071D34">
        <w:rPr>
          <w:rFonts w:ascii="Times New Roman" w:hAnsi="Times New Roman" w:cs="Times New Roman"/>
        </w:rPr>
        <w:t xml:space="preserve"> </w:t>
      </w:r>
      <w:r w:rsidR="771470F8" w:rsidRPr="771470F8">
        <w:rPr>
          <w:rFonts w:ascii="Times New Roman" w:hAnsi="Times New Roman" w:cs="Times New Roman"/>
        </w:rPr>
        <w:t>with</w:t>
      </w:r>
      <w:r w:rsidR="00762BF0" w:rsidRPr="00071D34">
        <w:rPr>
          <w:rFonts w:ascii="Times New Roman" w:hAnsi="Times New Roman" w:cs="Times New Roman"/>
        </w:rPr>
        <w:t xml:space="preserve">in the </w:t>
      </w:r>
      <w:r w:rsidR="00534C8C">
        <w:rPr>
          <w:rFonts w:ascii="Times New Roman" w:hAnsi="Times New Roman" w:cs="Times New Roman"/>
        </w:rPr>
        <w:t>island network</w:t>
      </w:r>
      <w:r w:rsidR="00762BF0" w:rsidRPr="00071D34">
        <w:rPr>
          <w:rFonts w:ascii="Times New Roman" w:hAnsi="Times New Roman" w:cs="Times New Roman"/>
        </w:rPr>
        <w:t xml:space="preserve"> </w:t>
      </w:r>
      <w:r w:rsidR="00CE694B" w:rsidRPr="00071D34">
        <w:rPr>
          <w:rFonts w:ascii="Times New Roman" w:hAnsi="Times New Roman" w:cs="Times New Roman"/>
        </w:rPr>
        <w:t>leading to the Restigouche estuary</w:t>
      </w:r>
      <w:r w:rsidR="005D1986">
        <w:rPr>
          <w:rFonts w:ascii="Times New Roman" w:hAnsi="Times New Roman" w:cs="Times New Roman"/>
        </w:rPr>
        <w:t>.</w:t>
      </w:r>
      <w:r w:rsidR="00582421" w:rsidRPr="00071D34">
        <w:rPr>
          <w:rFonts w:ascii="Times New Roman" w:hAnsi="Times New Roman" w:cs="Times New Roman"/>
        </w:rPr>
        <w:t xml:space="preserve"> </w:t>
      </w:r>
      <w:r w:rsidR="005D1986">
        <w:rPr>
          <w:rFonts w:ascii="Times New Roman" w:hAnsi="Times New Roman" w:cs="Times New Roman"/>
        </w:rPr>
        <w:t>Ba</w:t>
      </w:r>
      <w:r w:rsidR="005D1986" w:rsidRPr="00071D34">
        <w:rPr>
          <w:rFonts w:ascii="Times New Roman" w:hAnsi="Times New Roman" w:cs="Times New Roman"/>
        </w:rPr>
        <w:t xml:space="preserve">sed on the environmental conditions </w:t>
      </w:r>
      <w:r w:rsidR="005D1986" w:rsidRPr="771470F8">
        <w:rPr>
          <w:rFonts w:ascii="Times New Roman" w:hAnsi="Times New Roman" w:cs="Times New Roman"/>
        </w:rPr>
        <w:t>of</w:t>
      </w:r>
      <w:r w:rsidR="005D1986" w:rsidRPr="00071D34">
        <w:rPr>
          <w:rFonts w:ascii="Times New Roman" w:hAnsi="Times New Roman" w:cs="Times New Roman"/>
        </w:rPr>
        <w:t xml:space="preserve"> </w:t>
      </w:r>
      <w:r w:rsidR="005D1986" w:rsidRPr="771470F8">
        <w:rPr>
          <w:rFonts w:ascii="Times New Roman" w:hAnsi="Times New Roman" w:cs="Times New Roman"/>
        </w:rPr>
        <w:t xml:space="preserve">spring </w:t>
      </w:r>
      <w:r w:rsidR="005D1986" w:rsidRPr="00071D34">
        <w:rPr>
          <w:rFonts w:ascii="Times New Roman" w:hAnsi="Times New Roman" w:cs="Times New Roman"/>
        </w:rPr>
        <w:t xml:space="preserve">2022 </w:t>
      </w:r>
      <w:r w:rsidR="005D1986" w:rsidRPr="00071D34">
        <w:rPr>
          <w:rFonts w:ascii="Times New Roman" w:hAnsi="Times New Roman" w:cs="Times New Roman"/>
        </w:rPr>
        <w:lastRenderedPageBreak/>
        <w:t>(mainly water level and flow),</w:t>
      </w:r>
      <w:r w:rsidR="00B00430">
        <w:rPr>
          <w:rFonts w:ascii="Times New Roman" w:hAnsi="Times New Roman" w:cs="Times New Roman"/>
        </w:rPr>
        <w:t xml:space="preserve"> </w:t>
      </w:r>
      <w:r w:rsidR="005D1986" w:rsidRPr="00071D34">
        <w:rPr>
          <w:rFonts w:ascii="Times New Roman" w:hAnsi="Times New Roman" w:cs="Times New Roman"/>
        </w:rPr>
        <w:t>several paths through the island network were deemed navigable by out-migrating</w:t>
      </w:r>
      <w:r w:rsidR="005D1986">
        <w:rPr>
          <w:rFonts w:ascii="Times New Roman" w:hAnsi="Times New Roman" w:cs="Times New Roman"/>
        </w:rPr>
        <w:t xml:space="preserve"> </w:t>
      </w:r>
      <w:r w:rsidR="00B15CA6">
        <w:rPr>
          <w:rFonts w:ascii="Times New Roman" w:hAnsi="Times New Roman" w:cs="Times New Roman"/>
        </w:rPr>
        <w:t xml:space="preserve">smolts </w:t>
      </w:r>
      <w:r w:rsidR="005D1986">
        <w:rPr>
          <w:rFonts w:ascii="Times New Roman" w:hAnsi="Times New Roman" w:cs="Times New Roman"/>
        </w:rPr>
        <w:t>(</w:t>
      </w:r>
      <w:r w:rsidR="005D1986" w:rsidRPr="0042690F">
        <w:rPr>
          <w:rFonts w:ascii="Times New Roman" w:hAnsi="Times New Roman" w:cs="Times New Roman"/>
        </w:rPr>
        <w:fldChar w:fldCharType="begin"/>
      </w:r>
      <w:r w:rsidR="005D1986" w:rsidRPr="0042690F">
        <w:rPr>
          <w:rFonts w:ascii="Times New Roman" w:hAnsi="Times New Roman" w:cs="Times New Roman"/>
        </w:rPr>
        <w:instrText xml:space="preserve"> REF _Ref121752368 \h </w:instrText>
      </w:r>
      <w:r w:rsidR="005D1986">
        <w:rPr>
          <w:rFonts w:ascii="Times New Roman" w:hAnsi="Times New Roman" w:cs="Times New Roman"/>
        </w:rPr>
        <w:instrText xml:space="preserve"> \* MERGEFORMAT </w:instrText>
      </w:r>
      <w:r w:rsidR="005D1986" w:rsidRPr="0042690F">
        <w:rPr>
          <w:rFonts w:ascii="Times New Roman" w:hAnsi="Times New Roman" w:cs="Times New Roman"/>
        </w:rPr>
      </w:r>
      <w:r w:rsidR="005D1986"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5D1986" w:rsidRPr="0042690F">
        <w:rPr>
          <w:rFonts w:ascii="Times New Roman" w:hAnsi="Times New Roman" w:cs="Times New Roman"/>
        </w:rPr>
        <w:fldChar w:fldCharType="end"/>
      </w:r>
      <w:r w:rsidR="005D1986">
        <w:rPr>
          <w:rFonts w:ascii="Times New Roman" w:hAnsi="Times New Roman" w:cs="Times New Roman"/>
        </w:rPr>
        <w:t>)</w:t>
      </w:r>
      <w:r w:rsidR="005D1986" w:rsidRPr="281ABDB5">
        <w:rPr>
          <w:rFonts w:ascii="Times New Roman" w:hAnsi="Times New Roman" w:cs="Times New Roman"/>
        </w:rPr>
        <w:t>.</w:t>
      </w:r>
      <w:commentRangeEnd w:id="3"/>
      <w:r w:rsidR="006A05A0">
        <w:rPr>
          <w:rStyle w:val="CommentReference"/>
        </w:rPr>
        <w:commentReference w:id="3"/>
      </w:r>
      <w:r w:rsidR="00B00430" w:rsidRPr="7237CBF1">
        <w:rPr>
          <w:rFonts w:ascii="Times New Roman" w:hAnsi="Times New Roman" w:cs="Times New Roman"/>
        </w:rPr>
        <w:t xml:space="preserve"> Due to the number of acoustic receivers deployed in the region, these individuals were tracked in-river, in the area of interest of our case-study (i.e., island network) and in the marine habitat up to the Strait of Belle Isle, North of Newfoundland, covering a distance of approximately 965 km. </w:t>
      </w:r>
    </w:p>
    <w:p w14:paraId="4B267484" w14:textId="0863D0C4" w:rsidR="008F507C" w:rsidRPr="00071D34" w:rsidRDefault="0FA72246" w:rsidP="281ABDB5">
      <w:pPr>
        <w:spacing w:line="480" w:lineRule="auto"/>
        <w:rPr>
          <w:rFonts w:ascii="Times New Roman" w:hAnsi="Times New Roman" w:cs="Times New Roman"/>
        </w:rPr>
      </w:pPr>
      <w:r w:rsidRPr="00071D34">
        <w:rPr>
          <w:rFonts w:ascii="Times New Roman" w:hAnsi="Times New Roman" w:cs="Times New Roman"/>
        </w:rPr>
        <w:t xml:space="preserve">Smolts were </w:t>
      </w:r>
      <w:r w:rsidR="1E6C6354" w:rsidRPr="00071D34">
        <w:rPr>
          <w:rFonts w:ascii="Times New Roman" w:hAnsi="Times New Roman" w:cs="Times New Roman"/>
        </w:rPr>
        <w:t xml:space="preserve">tagged with </w:t>
      </w:r>
      <w:r w:rsidR="2FAC04AD" w:rsidRPr="771470F8">
        <w:rPr>
          <w:rFonts w:ascii="Times New Roman" w:hAnsi="Times New Roman" w:cs="Times New Roman"/>
        </w:rPr>
        <w:t xml:space="preserve">Innovasea V8-4L </w:t>
      </w:r>
      <w:r w:rsidR="6734CF4B" w:rsidRPr="00071D34">
        <w:rPr>
          <w:rFonts w:ascii="Times New Roman" w:hAnsi="Times New Roman" w:cs="Times New Roman"/>
        </w:rPr>
        <w:t>acoustic tag</w:t>
      </w:r>
      <w:r w:rsidR="1E6C6354" w:rsidRPr="00071D34">
        <w:rPr>
          <w:rFonts w:ascii="Times New Roman" w:hAnsi="Times New Roman" w:cs="Times New Roman"/>
        </w:rPr>
        <w:t>s</w:t>
      </w:r>
      <w:r w:rsidR="3B201C31" w:rsidRPr="00071D34">
        <w:rPr>
          <w:rFonts w:ascii="Times New Roman" w:hAnsi="Times New Roman" w:cs="Times New Roman"/>
        </w:rPr>
        <w:t xml:space="preserve"> </w:t>
      </w:r>
      <w:r w:rsidR="2FAC04AD" w:rsidRPr="771470F8">
        <w:rPr>
          <w:rFonts w:ascii="Times New Roman" w:hAnsi="Times New Roman" w:cs="Times New Roman"/>
        </w:rPr>
        <w:t xml:space="preserve">on </w:t>
      </w:r>
      <w:r w:rsidR="3B201C31" w:rsidRPr="00071D34">
        <w:rPr>
          <w:rFonts w:ascii="Times New Roman" w:hAnsi="Times New Roman" w:cs="Times New Roman"/>
        </w:rPr>
        <w:t>May</w:t>
      </w:r>
      <w:r w:rsidR="3B201C31" w:rsidRPr="281ABDB5">
        <w:rPr>
          <w:rFonts w:ascii="Times New Roman" w:hAnsi="Times New Roman" w:cs="Times New Roman"/>
        </w:rPr>
        <w:t xml:space="preserve"> 24</w:t>
      </w:r>
      <w:r w:rsidR="3B201C31" w:rsidRPr="281ABDB5">
        <w:rPr>
          <w:rFonts w:ascii="Times New Roman" w:hAnsi="Times New Roman" w:cs="Times New Roman"/>
          <w:vertAlign w:val="superscript"/>
        </w:rPr>
        <w:t>th</w:t>
      </w:r>
      <w:r w:rsidR="1490105F" w:rsidRPr="63D0827D">
        <w:rPr>
          <w:rFonts w:ascii="Times New Roman" w:hAnsi="Times New Roman" w:cs="Times New Roman"/>
        </w:rPr>
        <w:t xml:space="preserve">, </w:t>
      </w:r>
      <w:r w:rsidR="320867A4" w:rsidRPr="63D0827D">
        <w:rPr>
          <w:rFonts w:ascii="Times New Roman" w:hAnsi="Times New Roman" w:cs="Times New Roman"/>
        </w:rPr>
        <w:t>2022,</w:t>
      </w:r>
      <w:r w:rsidR="05226B22" w:rsidRPr="00071D34">
        <w:rPr>
          <w:rFonts w:ascii="Times New Roman" w:hAnsi="Times New Roman" w:cs="Times New Roman"/>
        </w:rPr>
        <w:t xml:space="preserve"> and </w:t>
      </w:r>
      <w:r w:rsidR="3B201C31" w:rsidRPr="00071D34">
        <w:rPr>
          <w:rFonts w:ascii="Times New Roman" w:hAnsi="Times New Roman" w:cs="Times New Roman"/>
        </w:rPr>
        <w:t>May</w:t>
      </w:r>
      <w:r w:rsidR="3B201C31" w:rsidRPr="281ABDB5">
        <w:rPr>
          <w:rFonts w:ascii="Times New Roman" w:hAnsi="Times New Roman" w:cs="Times New Roman"/>
        </w:rPr>
        <w:t xml:space="preserve"> 26</w:t>
      </w:r>
      <w:r w:rsidR="3B201C31" w:rsidRPr="281ABDB5">
        <w:rPr>
          <w:rFonts w:ascii="Times New Roman" w:hAnsi="Times New Roman" w:cs="Times New Roman"/>
          <w:vertAlign w:val="superscript"/>
        </w:rPr>
        <w:t>th</w:t>
      </w:r>
      <w:r w:rsidR="32A1D1BA" w:rsidRPr="00071D34">
        <w:rPr>
          <w:rFonts w:ascii="Times New Roman" w:hAnsi="Times New Roman" w:cs="Times New Roman"/>
        </w:rPr>
        <w:t>, 2022</w:t>
      </w:r>
      <w:r w:rsidR="6734CF4B" w:rsidRPr="00071D34">
        <w:rPr>
          <w:rFonts w:ascii="Times New Roman" w:hAnsi="Times New Roman" w:cs="Times New Roman"/>
        </w:rPr>
        <w:t>. Larger individuals were preferred to reduce the tagging burden</w:t>
      </w:r>
      <w:r w:rsidR="32A1D1BA" w:rsidRPr="00071D34">
        <w:rPr>
          <w:rFonts w:ascii="Times New Roman" w:hAnsi="Times New Roman" w:cs="Times New Roman"/>
        </w:rPr>
        <w:t xml:space="preserve"> and</w:t>
      </w:r>
      <w:r w:rsidRPr="00071D34">
        <w:rPr>
          <w:rFonts w:ascii="Times New Roman" w:hAnsi="Times New Roman" w:cs="Times New Roman"/>
        </w:rPr>
        <w:t xml:space="preserve"> smolts used in the experiment</w:t>
      </w:r>
      <w:r w:rsidR="3B201C31" w:rsidRPr="00071D34">
        <w:rPr>
          <w:rFonts w:ascii="Times New Roman" w:hAnsi="Times New Roman" w:cs="Times New Roman"/>
        </w:rPr>
        <w:t xml:space="preserve"> had an average fork length of </w:t>
      </w:r>
      <w:r w:rsidRPr="00071D34">
        <w:rPr>
          <w:rFonts w:ascii="Times New Roman" w:hAnsi="Times New Roman" w:cs="Times New Roman"/>
        </w:rPr>
        <w:t xml:space="preserve">145 </w:t>
      </w:r>
      <w:r w:rsidR="32A1D1BA" w:rsidRPr="00071D34">
        <w:rPr>
          <w:rFonts w:ascii="Times New Roman" w:hAnsi="Times New Roman" w:cs="Times New Roman"/>
        </w:rPr>
        <w:t>mm (s</w:t>
      </w:r>
      <w:r w:rsidRPr="00071D34">
        <w:rPr>
          <w:rFonts w:ascii="Times New Roman" w:hAnsi="Times New Roman" w:cs="Times New Roman"/>
        </w:rPr>
        <w:t>.</w:t>
      </w:r>
      <w:r w:rsidR="32A1D1BA" w:rsidRPr="00071D34">
        <w:rPr>
          <w:rFonts w:ascii="Times New Roman" w:hAnsi="Times New Roman" w:cs="Times New Roman"/>
        </w:rPr>
        <w:t>d</w:t>
      </w:r>
      <w:r w:rsidRPr="00071D34">
        <w:rPr>
          <w:rFonts w:ascii="Times New Roman" w:hAnsi="Times New Roman" w:cs="Times New Roman"/>
        </w:rPr>
        <w:t>.</w:t>
      </w:r>
      <w:r w:rsidR="3B201C31" w:rsidRPr="00071D34">
        <w:rPr>
          <w:rFonts w:ascii="Times New Roman" w:hAnsi="Times New Roman" w:cs="Times New Roman"/>
        </w:rPr>
        <w:t>=</w:t>
      </w:r>
      <w:r w:rsidR="6F3971AF" w:rsidRPr="00071D34">
        <w:rPr>
          <w:rFonts w:ascii="Times New Roman" w:hAnsi="Times New Roman" w:cs="Times New Roman"/>
        </w:rPr>
        <w:t>8</w:t>
      </w:r>
      <w:r w:rsidRPr="00071D34">
        <w:rPr>
          <w:rFonts w:ascii="Times New Roman" w:hAnsi="Times New Roman" w:cs="Times New Roman"/>
        </w:rPr>
        <w:t>.3</w:t>
      </w:r>
      <w:r w:rsidR="6F3971AF" w:rsidRPr="00071D34">
        <w:rPr>
          <w:rFonts w:ascii="Times New Roman" w:hAnsi="Times New Roman" w:cs="Times New Roman"/>
        </w:rPr>
        <w:t>)</w:t>
      </w:r>
      <w:r w:rsidRPr="00071D34">
        <w:rPr>
          <w:rFonts w:ascii="Times New Roman" w:hAnsi="Times New Roman" w:cs="Times New Roman"/>
        </w:rPr>
        <w:t xml:space="preserve"> </w:t>
      </w:r>
      <w:r w:rsidR="6F3971AF" w:rsidRPr="00071D34">
        <w:rPr>
          <w:rFonts w:ascii="Times New Roman" w:hAnsi="Times New Roman" w:cs="Times New Roman"/>
        </w:rPr>
        <w:t xml:space="preserve">and </w:t>
      </w:r>
      <w:r w:rsidR="2FAC04AD" w:rsidRPr="771470F8">
        <w:rPr>
          <w:rFonts w:ascii="Times New Roman" w:hAnsi="Times New Roman" w:cs="Times New Roman"/>
        </w:rPr>
        <w:t xml:space="preserve">an average </w:t>
      </w:r>
      <w:r w:rsidR="6F3971AF" w:rsidRPr="00071D34">
        <w:rPr>
          <w:rFonts w:ascii="Times New Roman" w:hAnsi="Times New Roman" w:cs="Times New Roman"/>
        </w:rPr>
        <w:t>weigh</w:t>
      </w:r>
      <w:r w:rsidR="2FAC04AD" w:rsidRPr="771470F8">
        <w:rPr>
          <w:rFonts w:ascii="Times New Roman" w:hAnsi="Times New Roman" w:cs="Times New Roman"/>
        </w:rPr>
        <w:t>t of</w:t>
      </w:r>
      <w:r w:rsidR="6F3971AF" w:rsidRPr="00071D34">
        <w:rPr>
          <w:rFonts w:ascii="Times New Roman" w:hAnsi="Times New Roman" w:cs="Times New Roman"/>
        </w:rPr>
        <w:t xml:space="preserve"> </w:t>
      </w:r>
      <w:r w:rsidRPr="00071D34">
        <w:rPr>
          <w:rFonts w:ascii="Times New Roman" w:hAnsi="Times New Roman" w:cs="Times New Roman"/>
        </w:rPr>
        <w:t xml:space="preserve">27 </w:t>
      </w:r>
      <w:r w:rsidR="32A1D1BA" w:rsidRPr="00071D34">
        <w:rPr>
          <w:rFonts w:ascii="Times New Roman" w:hAnsi="Times New Roman" w:cs="Times New Roman"/>
        </w:rPr>
        <w:t>g (s</w:t>
      </w:r>
      <w:r w:rsidRPr="00071D34">
        <w:rPr>
          <w:rFonts w:ascii="Times New Roman" w:hAnsi="Times New Roman" w:cs="Times New Roman"/>
        </w:rPr>
        <w:t>.</w:t>
      </w:r>
      <w:r w:rsidR="32A1D1BA" w:rsidRPr="00071D34">
        <w:rPr>
          <w:rFonts w:ascii="Times New Roman" w:hAnsi="Times New Roman" w:cs="Times New Roman"/>
        </w:rPr>
        <w:t>d</w:t>
      </w:r>
      <w:r w:rsidRPr="00071D34">
        <w:rPr>
          <w:rFonts w:ascii="Times New Roman" w:hAnsi="Times New Roman" w:cs="Times New Roman"/>
        </w:rPr>
        <w:t>.</w:t>
      </w:r>
      <w:r w:rsidR="6F3971AF" w:rsidRPr="281ABDB5">
        <w:rPr>
          <w:rFonts w:ascii="Times New Roman" w:hAnsi="Times New Roman" w:cs="Times New Roman"/>
        </w:rPr>
        <w:t>=</w:t>
      </w:r>
      <w:r w:rsidR="7C40B4A1">
        <w:rPr>
          <w:rFonts w:ascii="Times New Roman" w:hAnsi="Times New Roman" w:cs="Times New Roman"/>
        </w:rPr>
        <w:t xml:space="preserve"> 5.7, </w:t>
      </w:r>
      <w:r w:rsidR="00316165" w:rsidRPr="00316165">
        <w:rPr>
          <w:rFonts w:ascii="Times New Roman" w:hAnsi="Times New Roman" w:cs="Times New Roman"/>
        </w:rPr>
        <w:fldChar w:fldCharType="begin"/>
      </w:r>
      <w:r w:rsidR="00316165" w:rsidRPr="00316165">
        <w:rPr>
          <w:rFonts w:ascii="Times New Roman" w:hAnsi="Times New Roman" w:cs="Times New Roman"/>
        </w:rPr>
        <w:instrText xml:space="preserve"> REF _Ref129342120 \h </w:instrText>
      </w:r>
      <w:r w:rsidR="00316165">
        <w:rPr>
          <w:rFonts w:ascii="Times New Roman" w:hAnsi="Times New Roman" w:cs="Times New Roman"/>
        </w:rPr>
        <w:instrText xml:space="preserve"> \* MERGEFORMAT </w:instrText>
      </w:r>
      <w:r w:rsidR="00316165" w:rsidRPr="00316165">
        <w:rPr>
          <w:rFonts w:ascii="Times New Roman" w:hAnsi="Times New Roman" w:cs="Times New Roman"/>
        </w:rPr>
      </w:r>
      <w:r w:rsidR="00316165" w:rsidRPr="00316165">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1</w:t>
      </w:r>
      <w:r w:rsidR="00316165" w:rsidRPr="00316165">
        <w:rPr>
          <w:rFonts w:ascii="Times New Roman" w:hAnsi="Times New Roman" w:cs="Times New Roman"/>
        </w:rPr>
        <w:fldChar w:fldCharType="end"/>
      </w:r>
      <w:r w:rsidRPr="00316165">
        <w:rPr>
          <w:rFonts w:ascii="Times New Roman" w:eastAsia="Times New Roman" w:hAnsi="Times New Roman" w:cs="Times New Roman"/>
        </w:rPr>
        <w:t>)</w:t>
      </w:r>
      <w:r w:rsidR="7C40B4A1">
        <w:rPr>
          <w:rFonts w:ascii="Times New Roman" w:eastAsia="Times New Roman" w:hAnsi="Times New Roman" w:cs="Times New Roman"/>
        </w:rPr>
        <w:t xml:space="preserve">. </w:t>
      </w:r>
    </w:p>
    <w:p w14:paraId="6F3FD7B3" w14:textId="25FA49D4" w:rsidR="005D6D23" w:rsidRPr="00071D34" w:rsidRDefault="005D6D23" w:rsidP="001E18A2">
      <w:pPr>
        <w:pStyle w:val="Heading2"/>
        <w:spacing w:line="480" w:lineRule="auto"/>
        <w:ind w:firstLine="720"/>
        <w:rPr>
          <w:rFonts w:ascii="Times New Roman" w:hAnsi="Times New Roman" w:cs="Times New Roman"/>
          <w:sz w:val="22"/>
          <w:szCs w:val="22"/>
        </w:rPr>
      </w:pPr>
      <w:r w:rsidRPr="00071D34">
        <w:rPr>
          <w:rFonts w:ascii="Times New Roman" w:hAnsi="Times New Roman" w:cs="Times New Roman"/>
          <w:sz w:val="22"/>
          <w:szCs w:val="22"/>
        </w:rPr>
        <w:t>Modelling</w:t>
      </w:r>
    </w:p>
    <w:p w14:paraId="62E7B43F" w14:textId="079696A0" w:rsidR="001C4B19" w:rsidRPr="00071D34" w:rsidRDefault="2460CB18" w:rsidP="281ABDB5">
      <w:pPr>
        <w:spacing w:line="480" w:lineRule="auto"/>
        <w:rPr>
          <w:rFonts w:ascii="Times New Roman" w:hAnsi="Times New Roman" w:cs="Times New Roman"/>
        </w:rPr>
      </w:pPr>
      <w:r w:rsidRPr="281ABDB5">
        <w:rPr>
          <w:rFonts w:ascii="Times New Roman" w:hAnsi="Times New Roman" w:cs="Times New Roman"/>
        </w:rPr>
        <w:t>A state-space model was developed to estimate and disentangle the probabilities of detection at the receivers and the probabilities of travel towards the various channels of the island network based on the detection history of the 45 smolts tagged in the Kedgwick River. All smolts were assumed to have survived as all</w:t>
      </w:r>
      <w:r w:rsidR="00A71E14">
        <w:rPr>
          <w:rFonts w:ascii="Times New Roman" w:hAnsi="Times New Roman" w:cs="Times New Roman"/>
        </w:rPr>
        <w:t xml:space="preserve"> tags were</w:t>
      </w:r>
      <w:r w:rsidRPr="281ABDB5">
        <w:rPr>
          <w:rFonts w:ascii="Times New Roman" w:hAnsi="Times New Roman" w:cs="Times New Roman"/>
        </w:rPr>
        <w:t xml:space="preserve"> detected downstream of the island network. This is a critical hypothesis as the model could not run without this assumption being met. However</w:t>
      </w:r>
      <w:r w:rsidR="388F1069" w:rsidRPr="281ABDB5">
        <w:rPr>
          <w:rFonts w:ascii="Times New Roman" w:hAnsi="Times New Roman" w:cs="Times New Roman"/>
        </w:rPr>
        <w:t xml:space="preserve">, </w:t>
      </w:r>
      <w:r w:rsidRPr="281ABDB5">
        <w:rPr>
          <w:rFonts w:ascii="Times New Roman" w:hAnsi="Times New Roman" w:cs="Times New Roman"/>
        </w:rPr>
        <w:t>we are confident based on their detection patterns (Suppl. Mat</w:t>
      </w:r>
      <w:r w:rsidR="2189331C">
        <w:rPr>
          <w:rFonts w:ascii="Times New Roman" w:hAnsi="Times New Roman" w:cs="Times New Roman"/>
        </w:rPr>
        <w:t xml:space="preserve"> A</w:t>
      </w:r>
      <w:r w:rsidRPr="281ABDB5">
        <w:rPr>
          <w:rFonts w:ascii="Times New Roman" w:hAnsi="Times New Roman" w:cs="Times New Roman"/>
        </w:rPr>
        <w:t xml:space="preserve">) that all smolts in this study survived up to their entry into the estuary. To keep the text concise, several indices are used throughout this section: </w:t>
      </w:r>
      <w:r w:rsidR="1BAAE384" w:rsidRPr="7237CBF1">
        <w:rPr>
          <w:rFonts w:ascii="Times New Roman" w:hAnsi="Times New Roman" w:cs="Times New Roman"/>
          <w:i/>
          <w:iCs/>
        </w:rPr>
        <w:t>i</w:t>
      </w:r>
      <w:r w:rsidRPr="281ABDB5">
        <w:rPr>
          <w:rFonts w:ascii="Times New Roman" w:hAnsi="Times New Roman" w:cs="Times New Roman"/>
        </w:rPr>
        <w:t xml:space="preserve"> for individual fish, </w:t>
      </w:r>
      <w:r w:rsidRPr="7237CBF1">
        <w:rPr>
          <w:rFonts w:ascii="Times New Roman" w:hAnsi="Times New Roman" w:cs="Times New Roman"/>
          <w:i/>
          <w:iCs/>
        </w:rPr>
        <w:t>r</w:t>
      </w:r>
      <w:r w:rsidRPr="281ABDB5">
        <w:rPr>
          <w:rFonts w:ascii="Times New Roman" w:hAnsi="Times New Roman" w:cs="Times New Roman"/>
        </w:rPr>
        <w:t xml:space="preserve"> for receivers, </w:t>
      </w:r>
      <w:r w:rsidRPr="7237CBF1">
        <w:rPr>
          <w:rFonts w:ascii="Times New Roman" w:hAnsi="Times New Roman" w:cs="Times New Roman"/>
          <w:i/>
          <w:iCs/>
        </w:rPr>
        <w:t>z</w:t>
      </w:r>
      <w:r w:rsidRPr="281ABDB5">
        <w:rPr>
          <w:rFonts w:ascii="Times New Roman" w:hAnsi="Times New Roman" w:cs="Times New Roman"/>
        </w:rPr>
        <w:t xml:space="preserve"> for channel network zone, and </w:t>
      </w:r>
      <w:r w:rsidRPr="7237CBF1">
        <w:rPr>
          <w:rFonts w:ascii="Times New Roman" w:hAnsi="Times New Roman" w:cs="Times New Roman"/>
          <w:i/>
          <w:iCs/>
        </w:rPr>
        <w:t>c</w:t>
      </w:r>
      <w:r w:rsidRPr="281ABDB5">
        <w:rPr>
          <w:rFonts w:ascii="Times New Roman" w:hAnsi="Times New Roman" w:cs="Times New Roman"/>
        </w:rPr>
        <w:t xml:space="preserve"> for channel</w:t>
      </w:r>
      <w:r w:rsidR="76F473EE">
        <w:rPr>
          <w:rFonts w:ascii="Times New Roman" w:hAnsi="Times New Roman" w:cs="Times New Roman"/>
        </w:rPr>
        <w:t xml:space="preserve"> (</w:t>
      </w:r>
      <w:r w:rsidR="00A315AB" w:rsidRPr="00A315AB">
        <w:rPr>
          <w:rFonts w:ascii="Times New Roman" w:hAnsi="Times New Roman" w:cs="Times New Roman"/>
        </w:rPr>
        <w:fldChar w:fldCharType="begin"/>
      </w:r>
      <w:r w:rsidR="00A315AB" w:rsidRPr="00A315AB">
        <w:rPr>
          <w:rFonts w:ascii="Times New Roman" w:hAnsi="Times New Roman" w:cs="Times New Roman"/>
        </w:rPr>
        <w:instrText xml:space="preserve"> REF _Ref127974946 \h </w:instrText>
      </w:r>
      <w:r w:rsidR="00A315AB">
        <w:rPr>
          <w:rFonts w:ascii="Times New Roman" w:hAnsi="Times New Roman" w:cs="Times New Roman"/>
        </w:rPr>
        <w:instrText xml:space="preserve"> \* MERGEFORMAT </w:instrText>
      </w:r>
      <w:r w:rsidR="00A315AB" w:rsidRPr="00A315AB">
        <w:rPr>
          <w:rFonts w:ascii="Times New Roman" w:hAnsi="Times New Roman" w:cs="Times New Roman"/>
        </w:rPr>
      </w:r>
      <w:r w:rsidR="00A315AB" w:rsidRPr="00A315AB">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A315AB" w:rsidRPr="00A315AB">
        <w:rPr>
          <w:rFonts w:ascii="Times New Roman" w:hAnsi="Times New Roman" w:cs="Times New Roman"/>
        </w:rPr>
        <w:fldChar w:fldCharType="end"/>
      </w:r>
      <w:r w:rsidR="76F473EE">
        <w:rPr>
          <w:rFonts w:ascii="Times New Roman" w:hAnsi="Times New Roman" w:cs="Times New Roman"/>
        </w:rPr>
        <w:t>)</w:t>
      </w:r>
      <w:r w:rsidRPr="281ABDB5">
        <w:rPr>
          <w:rFonts w:ascii="Times New Roman" w:hAnsi="Times New Roman" w:cs="Times New Roman"/>
        </w:rPr>
        <w:t>.</w:t>
      </w:r>
    </w:p>
    <w:p w14:paraId="4FDA1CD4" w14:textId="3EFEB0E4" w:rsidR="00832DDF" w:rsidRDefault="001C4B19" w:rsidP="281ABDB5">
      <w:pPr>
        <w:spacing w:line="480" w:lineRule="auto"/>
        <w:rPr>
          <w:rFonts w:ascii="Times New Roman" w:eastAsiaTheme="minorEastAsia" w:hAnsi="Times New Roman" w:cs="Times New Roman"/>
        </w:rPr>
      </w:pPr>
      <w:r w:rsidRPr="00071D34">
        <w:rPr>
          <w:rFonts w:ascii="Times New Roman" w:hAnsi="Times New Roman" w:cs="Times New Roman"/>
        </w:rPr>
        <w:t>The detection</w:t>
      </w:r>
      <w:r w:rsidR="00765B37" w:rsidRPr="00071D34">
        <w:rPr>
          <w:rFonts w:ascii="Times New Roman" w:hAnsi="Times New Roman" w:cs="Times New Roman"/>
        </w:rPr>
        <w:t xml:space="preserve"> status</w:t>
      </w:r>
      <w:r w:rsidRPr="00071D34">
        <w:rPr>
          <w:rFonts w:ascii="Times New Roman" w:hAnsi="Times New Roman" w:cs="Times New Roman"/>
        </w:rPr>
        <w:t xml:space="preserve"> of a smolt </w:t>
      </w:r>
      <w:r w:rsidR="00303942">
        <w:rPr>
          <w:rFonts w:ascii="Times New Roman" w:hAnsi="Times New Roman" w:cs="Times New Roman"/>
          <w:i/>
          <w:iCs/>
        </w:rPr>
        <w:t>i</w:t>
      </w:r>
      <w:r w:rsidRPr="00071D34">
        <w:rPr>
          <w:rFonts w:ascii="Times New Roman" w:hAnsi="Times New Roman" w:cs="Times New Roman"/>
        </w:rPr>
        <w:t xml:space="preserve"> at a given receiver </w:t>
      </w:r>
      <w:r w:rsidRPr="281ABDB5">
        <w:rPr>
          <w:rFonts w:ascii="Times New Roman" w:hAnsi="Times New Roman" w:cs="Times New Roman"/>
          <w:i/>
          <w:iCs/>
        </w:rPr>
        <w:t>r</w:t>
      </w:r>
      <w:r w:rsidRPr="00071D34">
        <w:rPr>
          <w:rFonts w:ascii="Times New Roman" w:hAnsi="Times New Roman" w:cs="Times New Roman"/>
        </w:rPr>
        <w:t xml:space="preserve"> is a binary variable denoted</w:t>
      </w:r>
      <w:r w:rsidR="0030394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oMath>
      <w:r w:rsidR="00303942">
        <w:rPr>
          <w:rFonts w:ascii="Times New Roman" w:eastAsiaTheme="minorEastAsia" w:hAnsi="Times New Roman" w:cs="Times New Roman"/>
        </w:rPr>
        <w:t xml:space="preserve"> </w:t>
      </w:r>
      <w:r w:rsidRPr="281ABDB5">
        <w:rPr>
          <w:rFonts w:ascii="Times New Roman" w:eastAsiaTheme="minorEastAsia" w:hAnsi="Times New Roman" w:cs="Times New Roman"/>
        </w:rPr>
        <w:t xml:space="preserve">which takes the value 1 if a smolt is detected and 0 otherwise. </w:t>
      </w:r>
      <w:r w:rsidR="00832DDF" w:rsidRPr="281ABDB5">
        <w:rPr>
          <w:rFonts w:ascii="Times New Roman" w:eastAsiaTheme="minorEastAsia" w:hAnsi="Times New Roman" w:cs="Times New Roman"/>
        </w:rPr>
        <w:t>At two locations</w:t>
      </w:r>
      <w:r w:rsidR="00BE0071" w:rsidRPr="281ABDB5">
        <w:rPr>
          <w:rFonts w:ascii="Times New Roman" w:eastAsiaTheme="minorEastAsia" w:hAnsi="Times New Roman" w:cs="Times New Roman"/>
        </w:rPr>
        <w:t xml:space="preserve"> (MM and </w:t>
      </w:r>
      <w:r w:rsidR="006A0409">
        <w:rPr>
          <w:rFonts w:ascii="Times New Roman" w:eastAsiaTheme="minorEastAsia" w:hAnsi="Times New Roman" w:cs="Times New Roman"/>
        </w:rPr>
        <w:t>HoT</w:t>
      </w:r>
      <w:r w:rsidR="00391CCF" w:rsidRPr="281ABDB5">
        <w:rPr>
          <w:rFonts w:ascii="Times New Roman" w:eastAsiaTheme="minorEastAsia" w:hAnsi="Times New Roman" w:cs="Times New Roman"/>
        </w:rPr>
        <w:t xml:space="preserve">, </w:t>
      </w:r>
      <w:r w:rsidR="00391CCF" w:rsidRPr="0004799B">
        <w:rPr>
          <w:rFonts w:ascii="Times New Roman" w:eastAsiaTheme="minorEastAsia" w:hAnsi="Times New Roman" w:cs="Times New Roman"/>
        </w:rPr>
        <w:fldChar w:fldCharType="begin"/>
      </w:r>
      <w:r w:rsidR="00391CCF" w:rsidRPr="0004799B">
        <w:rPr>
          <w:rFonts w:ascii="Times New Roman" w:eastAsiaTheme="minorEastAsia" w:hAnsi="Times New Roman" w:cs="Times New Roman"/>
        </w:rPr>
        <w:instrText xml:space="preserve"> REF _Ref127974946 \h </w:instrText>
      </w:r>
      <w:r w:rsidR="00FD5C10" w:rsidRPr="0004799B">
        <w:rPr>
          <w:rFonts w:ascii="Times New Roman" w:eastAsiaTheme="minorEastAsia" w:hAnsi="Times New Roman" w:cs="Times New Roman"/>
        </w:rPr>
        <w:instrText xml:space="preserve"> \* MERGEFORMAT </w:instrText>
      </w:r>
      <w:r w:rsidR="00391CCF" w:rsidRPr="0004799B">
        <w:rPr>
          <w:rFonts w:ascii="Times New Roman" w:eastAsiaTheme="minorEastAsia" w:hAnsi="Times New Roman" w:cs="Times New Roman"/>
        </w:rPr>
      </w:r>
      <w:r w:rsidR="00391CCF" w:rsidRPr="0004799B">
        <w:rPr>
          <w:rFonts w:ascii="Times New Roman" w:eastAsiaTheme="minorEastAsia"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391CCF" w:rsidRPr="0004799B">
        <w:rPr>
          <w:rFonts w:ascii="Times New Roman" w:eastAsiaTheme="minorEastAsia" w:hAnsi="Times New Roman" w:cs="Times New Roman"/>
        </w:rPr>
        <w:fldChar w:fldCharType="end"/>
      </w:r>
      <w:r w:rsidR="00BE0071" w:rsidRPr="281ABDB5">
        <w:rPr>
          <w:rFonts w:ascii="Times New Roman" w:eastAsiaTheme="minorEastAsia" w:hAnsi="Times New Roman" w:cs="Times New Roman"/>
        </w:rPr>
        <w:t>)</w:t>
      </w:r>
      <w:r w:rsidR="00A84AE4" w:rsidRPr="281ABDB5">
        <w:rPr>
          <w:rFonts w:ascii="Times New Roman" w:eastAsiaTheme="minorEastAsia" w:hAnsi="Times New Roman" w:cs="Times New Roman"/>
        </w:rPr>
        <w:t>,</w:t>
      </w:r>
      <w:r w:rsidR="00832DDF" w:rsidRPr="281ABDB5">
        <w:rPr>
          <w:rFonts w:ascii="Times New Roman" w:eastAsiaTheme="minorEastAsia" w:hAnsi="Times New Roman" w:cs="Times New Roman"/>
        </w:rPr>
        <w:t xml:space="preserve"> several receivers were installed to form an array and increase </w:t>
      </w:r>
      <w:r w:rsidR="00A84AE4" w:rsidRPr="281ABDB5">
        <w:rPr>
          <w:rFonts w:ascii="Times New Roman" w:eastAsiaTheme="minorEastAsia" w:hAnsi="Times New Roman" w:cs="Times New Roman"/>
        </w:rPr>
        <w:t xml:space="preserve">the </w:t>
      </w:r>
      <w:r w:rsidR="008D3B09" w:rsidRPr="281ABDB5">
        <w:rPr>
          <w:rFonts w:ascii="Times New Roman" w:eastAsiaTheme="minorEastAsia" w:hAnsi="Times New Roman" w:cs="Times New Roman"/>
        </w:rPr>
        <w:t>probability</w:t>
      </w:r>
      <w:r w:rsidR="00832DDF" w:rsidRPr="281ABDB5">
        <w:rPr>
          <w:rFonts w:ascii="Times New Roman" w:eastAsiaTheme="minorEastAsia" w:hAnsi="Times New Roman" w:cs="Times New Roman"/>
        </w:rPr>
        <w:t xml:space="preserve"> of detection</w:t>
      </w:r>
      <w:r w:rsidR="00204DE7"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at these locations,</w:t>
      </w:r>
      <w:r w:rsidR="004F6373" w:rsidRPr="281ABDB5">
        <w:rPr>
          <w:rFonts w:ascii="Times New Roman" w:eastAsiaTheme="minorEastAsia" w:hAnsi="Times New Roman" w:cs="Times New Roman"/>
        </w:rPr>
        <w:t xml:space="preserve"> all detections from the receivers making the array </w:t>
      </w:r>
      <w:r w:rsidR="00832DDF" w:rsidRPr="281ABDB5">
        <w:rPr>
          <w:rFonts w:ascii="Times New Roman" w:eastAsiaTheme="minorEastAsia" w:hAnsi="Times New Roman" w:cs="Times New Roman"/>
        </w:rPr>
        <w:t>were pooled</w:t>
      </w:r>
      <w:r w:rsidR="00B029BD" w:rsidRPr="281ABDB5">
        <w:rPr>
          <w:rFonts w:ascii="Times New Roman" w:eastAsiaTheme="minorEastAsia" w:hAnsi="Times New Roman" w:cs="Times New Roman"/>
        </w:rPr>
        <w:t xml:space="preserve">. </w:t>
      </w:r>
      <w:r w:rsidR="001F55EA" w:rsidRPr="281ABDB5">
        <w:rPr>
          <w:rFonts w:ascii="Times New Roman" w:eastAsiaTheme="minorEastAsia" w:hAnsi="Times New Roman" w:cs="Times New Roman"/>
        </w:rPr>
        <w:t>Therefore,</w:t>
      </w:r>
      <w:r w:rsidR="00832DDF" w:rsidRPr="281ABDB5">
        <w:rPr>
          <w:rFonts w:ascii="Times New Roman" w:eastAsiaTheme="minorEastAsia" w:hAnsi="Times New Roman" w:cs="Times New Roman"/>
        </w:rPr>
        <w:t xml:space="preserve"> for these two location</w:t>
      </w:r>
      <w:r w:rsidR="005C046B" w:rsidRPr="281ABDB5">
        <w:rPr>
          <w:rFonts w:ascii="Times New Roman" w:eastAsiaTheme="minorEastAsia" w:hAnsi="Times New Roman" w:cs="Times New Roman"/>
        </w:rPr>
        <w:t>s</w:t>
      </w:r>
      <w:r w:rsidR="00832DDF" w:rsidRPr="281ABDB5">
        <w:rPr>
          <w:rFonts w:ascii="Times New Roman" w:eastAsiaTheme="minorEastAsia" w:hAnsi="Times New Roman" w:cs="Times New Roman"/>
        </w:rPr>
        <w:t xml:space="preserve">, </w:t>
      </w:r>
      <w:r w:rsidR="00B029BD" w:rsidRPr="281ABDB5">
        <w:rPr>
          <w:rFonts w:ascii="Times New Roman" w:eastAsiaTheme="minorEastAsia" w:hAnsi="Times New Roman" w:cs="Times New Roman"/>
        </w:rPr>
        <w:t>t</w:t>
      </w:r>
      <w:r w:rsidR="00832DDF" w:rsidRPr="281ABDB5">
        <w:rPr>
          <w:rFonts w:ascii="Times New Roman" w:eastAsiaTheme="minorEastAsia" w:hAnsi="Times New Roman" w:cs="Times New Roman"/>
        </w:rPr>
        <w:t>he probability of detection</w:t>
      </w:r>
      <w:r w:rsidR="00C305D9"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correspond</w:t>
      </w:r>
      <w:r w:rsidR="001F55EA" w:rsidRPr="281ABDB5">
        <w:rPr>
          <w:rFonts w:ascii="Times New Roman" w:eastAsiaTheme="minorEastAsia" w:hAnsi="Times New Roman" w:cs="Times New Roman"/>
        </w:rPr>
        <w:t>s</w:t>
      </w:r>
      <w:r w:rsidR="00832DDF" w:rsidRPr="281ABDB5">
        <w:rPr>
          <w:rFonts w:ascii="Times New Roman" w:eastAsiaTheme="minorEastAsia" w:hAnsi="Times New Roman" w:cs="Times New Roman"/>
        </w:rPr>
        <w:t xml:space="preserve"> to </w:t>
      </w:r>
      <w:r w:rsidR="00C305D9" w:rsidRPr="281ABDB5">
        <w:rPr>
          <w:rFonts w:ascii="Times New Roman" w:eastAsiaTheme="minorEastAsia" w:hAnsi="Times New Roman" w:cs="Times New Roman"/>
        </w:rPr>
        <w:t xml:space="preserve">the joint </w:t>
      </w:r>
      <w:r w:rsidR="00EE0F30" w:rsidRPr="281ABDB5">
        <w:rPr>
          <w:rFonts w:ascii="Times New Roman" w:eastAsiaTheme="minorEastAsia" w:hAnsi="Times New Roman" w:cs="Times New Roman"/>
        </w:rPr>
        <w:t xml:space="preserve">probability of detection of </w:t>
      </w:r>
      <w:r w:rsidR="00832DDF" w:rsidRPr="281ABDB5">
        <w:rPr>
          <w:rFonts w:ascii="Times New Roman" w:eastAsiaTheme="minorEastAsia" w:hAnsi="Times New Roman" w:cs="Times New Roman"/>
        </w:rPr>
        <w:t>several receivers.</w:t>
      </w:r>
    </w:p>
    <w:p w14:paraId="17EDCD0E" w14:textId="762BB63F" w:rsidR="001A72C3" w:rsidRPr="00071D34" w:rsidRDefault="001A72C3" w:rsidP="281ABDB5">
      <w:pPr>
        <w:spacing w:line="480" w:lineRule="auto"/>
        <w:rPr>
          <w:rFonts w:ascii="Times New Roman" w:eastAsiaTheme="minorEastAsia" w:hAnsi="Times New Roman" w:cs="Times New Roman"/>
        </w:rPr>
      </w:pPr>
      <w:r w:rsidRPr="7237CBF1">
        <w:rPr>
          <w:rFonts w:ascii="Times New Roman" w:eastAsiaTheme="minorEastAsia" w:hAnsi="Times New Roman" w:cs="Times New Roman"/>
        </w:rPr>
        <w:t>It is assumed that smolts are only moving downstream</w:t>
      </w:r>
      <w:r w:rsidRPr="7237CBF1">
        <w:rPr>
          <w:rFonts w:ascii="Times New Roman" w:eastAsiaTheme="minorEastAsia" w:hAnsi="Times New Roman" w:cs="Times New Roman"/>
        </w:rPr>
        <w:fldChar w:fldCharType="begin"/>
      </w:r>
      <w:r w:rsidR="00D53076">
        <w:rPr>
          <w:rFonts w:ascii="Times New Roman" w:eastAsiaTheme="minorEastAsia" w:hAnsi="Times New Roman" w:cs="Times New Roman"/>
        </w:rPr>
        <w:instrText xml:space="preserve"> ADDIN ZOTERO_ITEM CSL_CITATION {"citationID":"dCtK2eqG","properties":{"formattedCitation":"(Ibbotson et al. 2006; Thorstad et al. 2012)","plainCitation":"(Ibbotson et al. 2006; Thorstad et al. 2012)","dontUpdate":true,"noteIndex":0},"citationItems":[{"id":2579,"uris":["http://zotero.org/users/3593556/items/G87YPDMR"],"itemData":{"id":2579,"type":"article-journal","abstract":"The real-time diel pattern of Atlantic salmon smolt migration was observed for 8 years using automatic resistivity counters verified by video surveillance. A clear dominant nocturnal migration was demonstrated early in the migration period, later becoming increasingly diurnal, until rates became approximately equal at day and night. Migration patterns were related to water temperature, such that when mean daily temperatures were below 12°C, hourly rates of migration were significantly lower during the day than at night. When daily mean temperatures exceeded 12°C, there was no significant difference between diurnal and nocturnal migration rates. Migration patterns showed a distinct suppression of migration at dawn and dusk throughout the migration period. It is hypothesised that this behaviour is an active decision and/or an adaptive strategy either to take advantage of increased food in the form of invertebrate drift or to reduce predation risk from actively feeding piscivores or both. © 2006 The Authors Journal compilation © 2006 Blackwell Munksgaard.","container-title":"Ecology of Freshwater Fish","DOI":"10.1111/j.1600-0633.2006.00194.x","ISSN":"09066691","issue":"4","page":"544-551","title":"Diel migration patterns of Atlantic salmon smolts with particular reference to the absence of crepuscular migration","volume":"15","author":[{"family":"Ibbotson","given":"Ati T."},{"family":"Beaumont","given":"W. R.C."},{"family":"Pinder","given":"A."},{"family":"Welton","given":"S."},{"family":"Ladle","given":"M."}],"issued":{"date-parts":[["2006",12]]}}},{"id":3106,"uris":["http://zotero.org/users/3593556/items/LWZLET84"],"itemData":{"id":3106,"type":"article-journal","abstract":"The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Pr="7237CBF1">
        <w:rPr>
          <w:rFonts w:ascii="Times New Roman" w:eastAsiaTheme="minorEastAsia" w:hAnsi="Times New Roman" w:cs="Times New Roman"/>
        </w:rPr>
        <w:fldChar w:fldCharType="separate"/>
      </w:r>
      <w:r w:rsidRPr="7237CBF1">
        <w:rPr>
          <w:rFonts w:ascii="Times New Roman" w:eastAsiaTheme="minorEastAsia" w:hAnsi="Times New Roman" w:cs="Times New Roman"/>
        </w:rPr>
        <w:t xml:space="preserve"> (confirmed by data,</w:t>
      </w:r>
      <w:r>
        <w:rPr>
          <w:rFonts w:ascii="Times New Roman" w:hAnsi="Times New Roman" w:cs="Times New Roman"/>
        </w:rPr>
        <w:t xml:space="preserve"> </w:t>
      </w:r>
      <w:r w:rsidRPr="00D76FBB">
        <w:rPr>
          <w:rFonts w:ascii="Times New Roman" w:hAnsi="Times New Roman" w:cs="Times New Roman"/>
        </w:rPr>
        <w:t>Ibbotson et al. 2006; Thorstad et al. 2012</w:t>
      </w:r>
      <w:r w:rsidRPr="7237CBF1">
        <w:rPr>
          <w:rFonts w:ascii="Times New Roman" w:eastAsiaTheme="minorEastAsia" w:hAnsi="Times New Roman" w:cs="Times New Roman"/>
        </w:rPr>
        <w:fldChar w:fldCharType="end"/>
      </w:r>
      <w:r w:rsidRPr="7237CBF1">
        <w:rPr>
          <w:rFonts w:ascii="Times New Roman" w:eastAsiaTheme="minorEastAsia" w:hAnsi="Times New Roman" w:cs="Times New Roman"/>
        </w:rPr>
        <w:t xml:space="preserve">). Based on this assumption and the navigation paths deemed available during the time of the </w:t>
      </w:r>
      <w:r w:rsidRPr="7237CBF1">
        <w:rPr>
          <w:rFonts w:ascii="Times New Roman" w:eastAsiaTheme="minorEastAsia" w:hAnsi="Times New Roman" w:cs="Times New Roman"/>
        </w:rPr>
        <w:lastRenderedPageBreak/>
        <w:t>experiment (</w:t>
      </w:r>
      <w:r w:rsidRPr="7237CBF1">
        <w:rPr>
          <w:rFonts w:ascii="Times New Roman" w:eastAsiaTheme="minorEastAsia" w:hAnsi="Times New Roman" w:cs="Times New Roman"/>
        </w:rPr>
        <w:fldChar w:fldCharType="begin"/>
      </w:r>
      <w:r w:rsidRPr="7237CBF1">
        <w:rPr>
          <w:rFonts w:ascii="Times New Roman" w:eastAsiaTheme="minorEastAsia" w:hAnsi="Times New Roman" w:cs="Times New Roman"/>
        </w:rPr>
        <w:instrText xml:space="preserve"> REF _Ref121752368 \h  \* MERGEFORMAT </w:instrText>
      </w:r>
      <w:r w:rsidRPr="7237CBF1">
        <w:rPr>
          <w:rFonts w:ascii="Times New Roman" w:eastAsiaTheme="minorEastAsia" w:hAnsi="Times New Roman" w:cs="Times New Roman"/>
        </w:rPr>
      </w:r>
      <w:r w:rsidRPr="7237CBF1">
        <w:rPr>
          <w:rFonts w:ascii="Times New Roman" w:eastAsiaTheme="minorEastAsia"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Pr="7237CBF1">
        <w:rPr>
          <w:rFonts w:ascii="Times New Roman" w:eastAsiaTheme="minorEastAsia" w:hAnsi="Times New Roman" w:cs="Times New Roman"/>
        </w:rPr>
        <w:fldChar w:fldCharType="end"/>
      </w:r>
      <w:r w:rsidRPr="7237CBF1">
        <w:rPr>
          <w:rFonts w:ascii="Times New Roman" w:eastAsiaTheme="minorEastAsia" w:hAnsi="Times New Roman" w:cs="Times New Roman"/>
        </w:rPr>
        <w:t>), the presence of a smolt in a given zone and channel can be expressed conditionally on its previous zone and channel location, and the probabilities to go towards the next zone and channels available.</w:t>
      </w:r>
    </w:p>
    <w:p w14:paraId="5C4375E5" w14:textId="7B159AD2" w:rsidR="001C4B19" w:rsidRPr="00071D34" w:rsidRDefault="001C4B19" w:rsidP="281ABDB5">
      <w:pPr>
        <w:spacing w:line="480" w:lineRule="auto"/>
        <w:rPr>
          <w:rFonts w:ascii="Times New Roman" w:eastAsiaTheme="minorEastAsia" w:hAnsi="Times New Roman" w:cs="Times New Roman"/>
        </w:rPr>
      </w:pPr>
      <w:r w:rsidRPr="281ABDB5">
        <w:rPr>
          <w:rFonts w:ascii="Times New Roman" w:eastAsiaTheme="minorEastAsia" w:hAnsi="Times New Roman" w:cs="Times New Roman"/>
        </w:rPr>
        <w:t>Smolts travelling outside of the island network (</w:t>
      </w:r>
      <w:r w:rsidRPr="001776BC">
        <w:rPr>
          <w:rFonts w:ascii="Times New Roman" w:eastAsiaTheme="minorEastAsia" w:hAnsi="Times New Roman" w:cs="Times New Roman"/>
          <w:i/>
          <w:iCs/>
        </w:rPr>
        <w:t>i.e.</w:t>
      </w:r>
      <w:r w:rsidR="00EE0F30" w:rsidRPr="281ABDB5">
        <w:rPr>
          <w:rFonts w:ascii="Times New Roman" w:eastAsiaTheme="minorEastAsia" w:hAnsi="Times New Roman" w:cs="Times New Roman"/>
        </w:rPr>
        <w:t>,</w:t>
      </w:r>
      <w:r w:rsidRPr="281ABDB5">
        <w:rPr>
          <w:rFonts w:ascii="Times New Roman" w:eastAsiaTheme="minorEastAsia" w:hAnsi="Times New Roman" w:cs="Times New Roman"/>
        </w:rPr>
        <w:t xml:space="preserve"> upstream of receiver Rx1 and downstream of receivers R3a and R3b</w:t>
      </w:r>
      <w:r w:rsidR="00FB6254">
        <w:rPr>
          <w:rFonts w:ascii="Times New Roman" w:eastAsiaTheme="minorEastAsia" w:hAnsi="Times New Roman" w:cs="Times New Roman"/>
        </w:rPr>
        <w:t xml:space="preserve"> at the HoT array</w:t>
      </w:r>
      <w:r w:rsidRPr="281ABDB5">
        <w:rPr>
          <w:rFonts w:ascii="Times New Roman" w:eastAsiaTheme="minorEastAsia" w:hAnsi="Times New Roman" w:cs="Times New Roman"/>
        </w:rPr>
        <w:t xml:space="preserve">) </w:t>
      </w:r>
      <w:r w:rsidR="281ABDB5" w:rsidRPr="281ABDB5">
        <w:rPr>
          <w:rFonts w:ascii="Times New Roman" w:eastAsiaTheme="minorEastAsia" w:hAnsi="Times New Roman" w:cs="Times New Roman"/>
        </w:rPr>
        <w:t>have</w:t>
      </w:r>
      <w:r w:rsidR="00274EC4" w:rsidRPr="281ABDB5">
        <w:rPr>
          <w:rFonts w:ascii="Times New Roman" w:eastAsiaTheme="minorEastAsia" w:hAnsi="Times New Roman" w:cs="Times New Roman"/>
        </w:rPr>
        <w:t xml:space="preserve"> </w:t>
      </w:r>
      <w:r w:rsidR="00832DDF" w:rsidRPr="281ABDB5">
        <w:rPr>
          <w:rFonts w:ascii="Times New Roman" w:eastAsiaTheme="minorEastAsia" w:hAnsi="Times New Roman" w:cs="Times New Roman"/>
        </w:rPr>
        <w:t xml:space="preserve">only one </w:t>
      </w:r>
      <w:r w:rsidRPr="281ABDB5">
        <w:rPr>
          <w:rFonts w:ascii="Times New Roman" w:eastAsiaTheme="minorEastAsia" w:hAnsi="Times New Roman" w:cs="Times New Roman"/>
        </w:rPr>
        <w:t>channel</w:t>
      </w:r>
      <w:r w:rsidR="00274EC4" w:rsidRPr="281ABDB5">
        <w:rPr>
          <w:rFonts w:ascii="Times New Roman" w:eastAsiaTheme="minorEastAsia" w:hAnsi="Times New Roman" w:cs="Times New Roman"/>
        </w:rPr>
        <w:t xml:space="preserve"> available to them</w:t>
      </w:r>
      <w:r w:rsidR="002F7BC3" w:rsidRPr="281ABDB5">
        <w:rPr>
          <w:rFonts w:ascii="Times New Roman" w:eastAsiaTheme="minorEastAsia" w:hAnsi="Times New Roman" w:cs="Times New Roman"/>
        </w:rPr>
        <w:t>. T</w:t>
      </w:r>
      <w:r w:rsidRPr="281ABDB5">
        <w:rPr>
          <w:rFonts w:ascii="Times New Roman" w:eastAsiaTheme="minorEastAsia" w:hAnsi="Times New Roman" w:cs="Times New Roman"/>
        </w:rPr>
        <w:t>herefore</w:t>
      </w:r>
      <w:r w:rsidR="002F7BC3" w:rsidRPr="281ABDB5">
        <w:rPr>
          <w:rFonts w:ascii="Times New Roman" w:eastAsiaTheme="minorEastAsia" w:hAnsi="Times New Roman" w:cs="Times New Roman"/>
        </w:rPr>
        <w:t>,</w:t>
      </w:r>
      <w:r w:rsidRPr="281ABDB5">
        <w:rPr>
          <w:rFonts w:ascii="Times New Roman" w:eastAsiaTheme="minorEastAsia" w:hAnsi="Times New Roman" w:cs="Times New Roman"/>
        </w:rPr>
        <w:t xml:space="preserve"> for receivers </w:t>
      </w:r>
      <m:oMath>
        <m:r>
          <w:rPr>
            <w:rFonts w:ascii="Cambria Math" w:eastAsiaTheme="minorEastAsia" w:hAnsi="Cambria Math" w:cs="Times New Roman"/>
          </w:rPr>
          <m:t>r=</m:t>
        </m:r>
        <m:d>
          <m:dPr>
            <m:begChr m:val="{"/>
            <m:endChr m:val="}"/>
            <m:ctrlPr>
              <w:rPr>
                <w:rFonts w:ascii="Cambria Math" w:eastAsiaTheme="minorEastAsia" w:hAnsi="Cambria Math" w:cs="Times New Roman"/>
                <w:i/>
              </w:rPr>
            </m:ctrlPr>
          </m:dPr>
          <m:e>
            <m:r>
              <w:rPr>
                <w:rFonts w:ascii="Cambria Math" w:eastAsiaTheme="minorEastAsia" w:hAnsi="Cambria Math" w:cs="Times New Roman"/>
              </w:rPr>
              <m:t>1,2,3,12</m:t>
            </m:r>
          </m:e>
        </m:d>
      </m:oMath>
      <w:r w:rsidRPr="281ABDB5">
        <w:rPr>
          <w:rFonts w:ascii="Times New Roman" w:eastAsiaTheme="minorEastAsia" w:hAnsi="Times New Roman" w:cs="Times New Roman"/>
        </w:rPr>
        <w:t>, the detection</w:t>
      </w:r>
      <w:r w:rsidR="00765B37" w:rsidRPr="281ABDB5">
        <w:rPr>
          <w:rFonts w:ascii="Times New Roman" w:eastAsiaTheme="minorEastAsia" w:hAnsi="Times New Roman" w:cs="Times New Roman"/>
        </w:rPr>
        <w:t xml:space="preserve"> status</w:t>
      </w:r>
      <w:r w:rsidRPr="281ABDB5">
        <w:rPr>
          <w:rFonts w:ascii="Times New Roman" w:eastAsiaTheme="minorEastAsia" w:hAnsi="Times New Roman" w:cs="Times New Roman"/>
        </w:rPr>
        <w:t xml:space="preserve"> is noted:</w:t>
      </w:r>
    </w:p>
    <w:p w14:paraId="04D3819E" w14:textId="286C76D0" w:rsidR="001C4B19" w:rsidRPr="00071D34" w:rsidRDefault="002C2DA4" w:rsidP="001E18A2">
      <w:pPr>
        <w:spacing w:line="480" w:lineRule="auto"/>
        <w:rPr>
          <w:rFonts w:ascii="Times New Roman" w:hAnsi="Times New Roman" w:cs="Times New Roman"/>
        </w:rPr>
      </w:pPr>
      <w:r w:rsidRPr="00071D34">
        <w:rPr>
          <w:rFonts w:ascii="Times New Roman" w:eastAsiaTheme="minorEastAsia" w:hAnsi="Times New Roman" w:cs="Times New Roman"/>
        </w:rPr>
        <w:t>Eq.</w:t>
      </w:r>
      <w:r w:rsidR="002F7BC3" w:rsidRPr="00071D34">
        <w:rPr>
          <w:rFonts w:ascii="Times New Roman" w:eastAsiaTheme="minorEastAsia" w:hAnsi="Times New Roman" w:cs="Times New Roman"/>
        </w:rPr>
        <w:t xml:space="preserve"> </w:t>
      </w:r>
      <w:r w:rsidRPr="00071D34">
        <w:rPr>
          <w:rFonts w:ascii="Times New Roman" w:eastAsiaTheme="minorEastAsia" w:hAnsi="Times New Roman" w:cs="Times New Roman"/>
        </w:rPr>
        <w:t>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i,r</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e>
        </m:d>
      </m:oMath>
    </w:p>
    <w:p w14:paraId="6345775A" w14:textId="77777777" w:rsidR="001A72C3" w:rsidRDefault="1E6C6354" w:rsidP="7237CBF1">
      <w:pPr>
        <w:spacing w:line="480" w:lineRule="auto"/>
        <w:rPr>
          <w:rFonts w:ascii="Times New Roman" w:eastAsiaTheme="minorEastAsia" w:hAnsi="Times New Roman" w:cs="Times New Roman"/>
        </w:rPr>
      </w:pPr>
      <w:r w:rsidRPr="00071D34">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7237CBF1">
        <w:rPr>
          <w:rFonts w:ascii="Times New Roman" w:eastAsiaTheme="minorEastAsia" w:hAnsi="Times New Roman" w:cs="Times New Roman"/>
        </w:rPr>
        <w:t xml:space="preserve"> is the </w:t>
      </w:r>
      <w:r w:rsidR="72FA1D19" w:rsidRPr="7237CBF1">
        <w:rPr>
          <w:rFonts w:ascii="Times New Roman" w:eastAsiaTheme="minorEastAsia" w:hAnsi="Times New Roman" w:cs="Times New Roman"/>
        </w:rPr>
        <w:t xml:space="preserve">probability </w:t>
      </w:r>
      <w:r w:rsidR="1FBC97EF" w:rsidRPr="7237CBF1">
        <w:rPr>
          <w:rFonts w:ascii="Times New Roman" w:eastAsiaTheme="minorEastAsia" w:hAnsi="Times New Roman" w:cs="Times New Roman"/>
        </w:rPr>
        <w:t xml:space="preserve">of detection at </w:t>
      </w:r>
      <w:r w:rsidRPr="7237CBF1">
        <w:rPr>
          <w:rFonts w:ascii="Times New Roman" w:eastAsiaTheme="minorEastAsia" w:hAnsi="Times New Roman" w:cs="Times New Roman"/>
        </w:rPr>
        <w:t>receiver</w:t>
      </w:r>
      <w:r w:rsidR="6F17CDC2" w:rsidRPr="7237CBF1">
        <w:rPr>
          <w:rFonts w:ascii="Times New Roman" w:eastAsiaTheme="minorEastAsia" w:hAnsi="Times New Roman" w:cs="Times New Roman"/>
        </w:rPr>
        <w:t xml:space="preserve"> or array of receivers</w:t>
      </w:r>
      <w:r w:rsidRPr="7237CBF1">
        <w:rPr>
          <w:rFonts w:ascii="Times New Roman" w:eastAsiaTheme="minorEastAsia" w:hAnsi="Times New Roman" w:cs="Times New Roman"/>
        </w:rPr>
        <w:t xml:space="preserve"> </w:t>
      </w:r>
      <w:r w:rsidRPr="7237CBF1">
        <w:rPr>
          <w:rFonts w:ascii="Times New Roman" w:eastAsiaTheme="minorEastAsia" w:hAnsi="Times New Roman" w:cs="Times New Roman"/>
          <w:i/>
          <w:iCs/>
        </w:rPr>
        <w:t>r</w:t>
      </w:r>
      <w:r w:rsidRPr="7237CBF1">
        <w:rPr>
          <w:rFonts w:ascii="Times New Roman" w:eastAsiaTheme="minorEastAsia" w:hAnsi="Times New Roman" w:cs="Times New Roman"/>
        </w:rPr>
        <w:t>.</w:t>
      </w:r>
      <w:r w:rsidR="0DB3B36E" w:rsidRPr="7237CBF1">
        <w:rPr>
          <w:rFonts w:ascii="Times New Roman" w:eastAsiaTheme="minorEastAsia" w:hAnsi="Times New Roman" w:cs="Times New Roman"/>
        </w:rPr>
        <w:t xml:space="preserve"> </w:t>
      </w:r>
    </w:p>
    <w:p w14:paraId="790A9733" w14:textId="7766BC61" w:rsidR="002F7BC3" w:rsidRPr="00071D34" w:rsidRDefault="1E6C6354" w:rsidP="7237CBF1">
      <w:pPr>
        <w:spacing w:line="480" w:lineRule="auto"/>
        <w:rPr>
          <w:rFonts w:ascii="Times New Roman" w:eastAsiaTheme="minorEastAsia" w:hAnsi="Times New Roman" w:cs="Times New Roman"/>
        </w:rPr>
      </w:pPr>
      <w:r w:rsidRPr="00071D34">
        <w:rPr>
          <w:rFonts w:ascii="Times New Roman" w:hAnsi="Times New Roman" w:cs="Times New Roman"/>
        </w:rPr>
        <w:t xml:space="preserve">The island network is divided in five zones </w:t>
      </w:r>
      <w:r w:rsidRPr="7237CBF1">
        <w:rPr>
          <w:rFonts w:ascii="Times New Roman" w:hAnsi="Times New Roman" w:cs="Times New Roman"/>
          <w:i/>
          <w:iCs/>
        </w:rPr>
        <w:t>z</w:t>
      </w:r>
      <w:r w:rsidRPr="00071D34">
        <w:rPr>
          <w:rFonts w:ascii="Times New Roman" w:hAnsi="Times New Roman" w:cs="Times New Roman"/>
        </w:rPr>
        <w:t xml:space="preserve"> in which a smolt </w:t>
      </w:r>
      <w:r w:rsidR="247590AC" w:rsidRPr="7237CBF1">
        <w:rPr>
          <w:rFonts w:ascii="Times New Roman" w:hAnsi="Times New Roman" w:cs="Times New Roman"/>
          <w:i/>
          <w:iCs/>
        </w:rPr>
        <w:t>i</w:t>
      </w:r>
      <w:r w:rsidRPr="00071D34">
        <w:rPr>
          <w:rFonts w:ascii="Times New Roman" w:hAnsi="Times New Roman" w:cs="Times New Roman"/>
        </w:rPr>
        <w:t xml:space="preserve"> can only be in one of two to four channels </w:t>
      </w:r>
      <w:r w:rsidRPr="7237CBF1">
        <w:rPr>
          <w:rFonts w:ascii="Times New Roman" w:hAnsi="Times New Roman" w:cs="Times New Roman"/>
          <w:i/>
          <w:iCs/>
        </w:rPr>
        <w:t>c</w:t>
      </w:r>
      <w:r w:rsidR="1A78B817" w:rsidRPr="00071D34">
        <w:rPr>
          <w:rFonts w:ascii="Times New Roman" w:hAnsi="Times New Roman" w:cs="Times New Roman"/>
        </w:rPr>
        <w:t xml:space="preserve"> </w:t>
      </w:r>
      <w:r w:rsidR="00A214F0">
        <w:rPr>
          <w:rFonts w:ascii="Times New Roman" w:hAnsi="Times New Roman" w:cs="Times New Roman"/>
        </w:rPr>
        <w:t xml:space="preserve">per zone </w:t>
      </w:r>
      <w:r w:rsidR="1A78B817" w:rsidRPr="00071D34">
        <w:rPr>
          <w:rFonts w:ascii="Times New Roman" w:hAnsi="Times New Roman" w:cs="Times New Roman"/>
        </w:rPr>
        <w:t>(</w:t>
      </w:r>
      <w:r w:rsidR="00274EC4" w:rsidRPr="0004799B">
        <w:rPr>
          <w:rFonts w:ascii="Times New Roman" w:hAnsi="Times New Roman" w:cs="Times New Roman"/>
        </w:rPr>
        <w:fldChar w:fldCharType="begin"/>
      </w:r>
      <w:r w:rsidR="00274EC4" w:rsidRPr="0004799B">
        <w:rPr>
          <w:rFonts w:ascii="Times New Roman" w:hAnsi="Times New Roman" w:cs="Times New Roman"/>
        </w:rPr>
        <w:instrText xml:space="preserve"> REF _Ref121752368 \h </w:instrText>
      </w:r>
      <w:r w:rsidR="00071D34" w:rsidRPr="0004799B">
        <w:rPr>
          <w:rFonts w:ascii="Times New Roman" w:hAnsi="Times New Roman" w:cs="Times New Roman"/>
        </w:rPr>
        <w:instrText xml:space="preserve"> \* MERGEFORMAT </w:instrText>
      </w:r>
      <w:r w:rsidR="00274EC4" w:rsidRPr="0004799B">
        <w:rPr>
          <w:rFonts w:ascii="Times New Roman" w:hAnsi="Times New Roman" w:cs="Times New Roman"/>
        </w:rPr>
      </w:r>
      <w:r w:rsidR="00274EC4" w:rsidRPr="0004799B">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274EC4" w:rsidRPr="0004799B">
        <w:rPr>
          <w:rFonts w:ascii="Times New Roman" w:hAnsi="Times New Roman" w:cs="Times New Roman"/>
        </w:rPr>
        <w:fldChar w:fldCharType="end"/>
      </w:r>
      <w:r w:rsidR="1A78B817" w:rsidRPr="00071D34">
        <w:rPr>
          <w:rFonts w:ascii="Times New Roman" w:hAnsi="Times New Roman" w:cs="Times New Roman"/>
        </w:rPr>
        <w:t>)</w:t>
      </w:r>
      <w:r w:rsidRPr="7237CBF1">
        <w:rPr>
          <w:rFonts w:ascii="Times New Roman" w:hAnsi="Times New Roman" w:cs="Times New Roman"/>
          <w:i/>
          <w:iCs/>
        </w:rPr>
        <w:t xml:space="preserve">. </w:t>
      </w:r>
      <w:r w:rsidRPr="00071D34">
        <w:rPr>
          <w:rFonts w:ascii="Times New Roman" w:hAnsi="Times New Roman" w:cs="Times New Roman"/>
        </w:rPr>
        <w:t>The presence of a smolt</w:t>
      </w:r>
      <w:r w:rsidRPr="7237CBF1">
        <w:rPr>
          <w:rFonts w:ascii="Times New Roman" w:hAnsi="Times New Roman" w:cs="Times New Roman"/>
          <w:i/>
          <w:iCs/>
        </w:rPr>
        <w:t xml:space="preserve"> </w:t>
      </w:r>
      <w:r w:rsidRPr="00071D34">
        <w:rPr>
          <w:rFonts w:ascii="Times New Roman" w:hAnsi="Times New Roman" w:cs="Times New Roman"/>
        </w:rPr>
        <w:t>in</w:t>
      </w:r>
      <w:r w:rsidR="0DB3B36E" w:rsidRPr="00071D34">
        <w:rPr>
          <w:rFonts w:ascii="Times New Roman" w:hAnsi="Times New Roman" w:cs="Times New Roman"/>
        </w:rPr>
        <w:t xml:space="preserve"> a</w:t>
      </w:r>
      <w:r w:rsidRPr="00071D34">
        <w:rPr>
          <w:rFonts w:ascii="Times New Roman" w:hAnsi="Times New Roman" w:cs="Times New Roman"/>
        </w:rPr>
        <w:t xml:space="preserve"> channel</w:t>
      </w:r>
      <w:r w:rsidRPr="7237CBF1">
        <w:rPr>
          <w:rFonts w:ascii="Times New Roman" w:hAnsi="Times New Roman" w:cs="Times New Roman"/>
          <w:i/>
          <w:iCs/>
        </w:rPr>
        <w:t xml:space="preserve"> </w:t>
      </w:r>
      <w:r w:rsidRPr="00071D34">
        <w:rPr>
          <w:rFonts w:ascii="Times New Roman" w:hAnsi="Times New Roman" w:cs="Times New Roman"/>
        </w:rPr>
        <w:t>of a given zone</w:t>
      </w:r>
      <w:r w:rsidRPr="7237CBF1">
        <w:rPr>
          <w:rFonts w:ascii="Times New Roman" w:hAnsi="Times New Roman" w:cs="Times New Roman"/>
          <w:i/>
          <w:iCs/>
        </w:rPr>
        <w:t xml:space="preserve"> </w:t>
      </w:r>
      <w:r w:rsidRPr="00071D34">
        <w:rPr>
          <w:rFonts w:ascii="Times New Roman" w:hAnsi="Times New Roman" w:cs="Times New Roman"/>
        </w:rPr>
        <w:t xml:space="preserve">is a binary variable denoted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i,z,c</m:t>
            </m:r>
          </m:sub>
        </m:sSub>
      </m:oMath>
      <w:r w:rsidRPr="7237CBF1">
        <w:rPr>
          <w:rFonts w:ascii="Times New Roman" w:eastAsiaTheme="minorEastAsia" w:hAnsi="Times New Roman" w:cs="Times New Roman"/>
        </w:rPr>
        <w:t xml:space="preserve"> which takes the value 1 if a smolt is in zone </w:t>
      </w:r>
      <w:r w:rsidRPr="7237CBF1">
        <w:rPr>
          <w:rFonts w:ascii="Times New Roman" w:eastAsiaTheme="minorEastAsia" w:hAnsi="Times New Roman" w:cs="Times New Roman"/>
          <w:i/>
          <w:iCs/>
        </w:rPr>
        <w:t>z</w:t>
      </w:r>
      <w:r w:rsidRPr="7237CBF1">
        <w:rPr>
          <w:rFonts w:ascii="Times New Roman" w:eastAsiaTheme="minorEastAsia" w:hAnsi="Times New Roman" w:cs="Times New Roman"/>
        </w:rPr>
        <w:t xml:space="preserve"> and channel </w:t>
      </w:r>
      <w:r w:rsidRPr="7237CBF1">
        <w:rPr>
          <w:rFonts w:ascii="Times New Roman" w:eastAsiaTheme="minorEastAsia" w:hAnsi="Times New Roman" w:cs="Times New Roman"/>
          <w:i/>
          <w:iCs/>
        </w:rPr>
        <w:t>c</w:t>
      </w:r>
      <w:r w:rsidRPr="7237CBF1">
        <w:rPr>
          <w:rFonts w:ascii="Times New Roman" w:eastAsiaTheme="minorEastAsia" w:hAnsi="Times New Roman" w:cs="Times New Roman"/>
        </w:rPr>
        <w:t xml:space="preserve"> and 0 otherwise. Prior to entering the first zone of the island network, smolts can only be in a single channe</w:t>
      </w:r>
      <w:r w:rsidR="0DB3B36E" w:rsidRPr="7237CBF1">
        <w:rPr>
          <w:rFonts w:ascii="Times New Roman" w:eastAsiaTheme="minorEastAsia" w:hAnsi="Times New Roman" w:cs="Times New Roman"/>
        </w:rPr>
        <w:t>l, thus</w:t>
      </w:r>
      <w:r w:rsidR="3BBF3957" w:rsidRPr="7237CBF1">
        <w:rPr>
          <w:rFonts w:ascii="Times New Roman" w:eastAsiaTheme="minorEastAsia" w:hAnsi="Times New Roman" w:cs="Times New Roman"/>
        </w:rPr>
        <w:t>,</w:t>
      </w:r>
      <w:r w:rsidRPr="7237CBF1">
        <w:rPr>
          <w:rFonts w:ascii="Times New Roman" w:eastAsiaTheme="minorEastAsia" w:hAnsi="Times New Roman" w:cs="Times New Roman"/>
        </w:rPr>
        <w:t xml:space="preserve"> their presence in channel </w:t>
      </w:r>
      <w:r w:rsidR="0DB3B36E" w:rsidRPr="7237CBF1">
        <w:rPr>
          <w:rFonts w:ascii="Times New Roman" w:eastAsiaTheme="minorEastAsia" w:hAnsi="Times New Roman" w:cs="Times New Roman"/>
        </w:rPr>
        <w:t>one</w:t>
      </w:r>
      <w:r w:rsidR="509B58B2" w:rsidRPr="7237CBF1">
        <w:rPr>
          <w:rFonts w:ascii="Times New Roman" w:eastAsiaTheme="minorEastAsia" w:hAnsi="Times New Roman" w:cs="Times New Roman"/>
        </w:rPr>
        <w:t xml:space="preserve"> of zone one</w:t>
      </w:r>
      <w:r w:rsidRPr="7237CBF1">
        <w:rPr>
          <w:rFonts w:ascii="Times New Roman" w:eastAsiaTheme="minorEastAsia" w:hAnsi="Times New Roman" w:cs="Times New Roman"/>
        </w:rPr>
        <w:t xml:space="preserve"> is only conditional on the probability of traveling towards </w:t>
      </w:r>
      <w:r w:rsidR="0DB3B36E" w:rsidRPr="7237CBF1">
        <w:rPr>
          <w:rFonts w:ascii="Times New Roman" w:eastAsiaTheme="minorEastAsia" w:hAnsi="Times New Roman" w:cs="Times New Roman"/>
        </w:rPr>
        <w:t>this channel</w:t>
      </w:r>
      <w:r w:rsidR="3BBF3957" w:rsidRPr="7237CBF1">
        <w:rPr>
          <w:rFonts w:ascii="Times New Roman" w:eastAsiaTheme="minorEastAsia" w:hAnsi="Times New Roman" w:cs="Times New Roman"/>
        </w:rPr>
        <w:t>,</w:t>
      </w:r>
      <w:r w:rsidRPr="7237CBF1">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oMath>
      <w:r w:rsidRPr="7237CBF1">
        <w:rPr>
          <w:rFonts w:ascii="Times New Roman" w:eastAsiaTheme="minorEastAsia" w:hAnsi="Times New Roman" w:cs="Times New Roman"/>
        </w:rPr>
        <w:t xml:space="preserve">. </w:t>
      </w:r>
    </w:p>
    <w:p w14:paraId="0035C6AF" w14:textId="16F3C3DD" w:rsidR="002F7BC3" w:rsidRPr="00071D34" w:rsidRDefault="002F7BC3" w:rsidP="002F7BC3">
      <w:pPr>
        <w:spacing w:line="480" w:lineRule="auto"/>
        <w:rPr>
          <w:rFonts w:ascii="Times New Roman" w:hAnsi="Times New Roman" w:cs="Times New Roman"/>
        </w:rPr>
      </w:pPr>
      <w:r w:rsidRPr="00071D34">
        <w:rPr>
          <w:rFonts w:ascii="Times New Roman" w:eastAsiaTheme="minorEastAsia" w:hAnsi="Times New Roman" w:cs="Times New Roman"/>
        </w:rPr>
        <w:t>Eq. 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1,1</m:t>
                </m:r>
              </m:sub>
            </m:sSub>
          </m:e>
        </m:d>
      </m:oMath>
    </w:p>
    <w:p w14:paraId="23413DF9" w14:textId="48F17C75" w:rsidR="001C4B19" w:rsidRPr="00071D34" w:rsidRDefault="001C4B19" w:rsidP="001E18A2">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 xml:space="preserve">Since a smolt can only be in one of the two channels, the presence of a smolt in the second channel of </w:t>
      </w:r>
      <w:r w:rsidR="00367C5D" w:rsidRPr="00071D34">
        <w:rPr>
          <w:rFonts w:ascii="Times New Roman" w:eastAsiaTheme="minorEastAsia" w:hAnsi="Times New Roman" w:cs="Times New Roman"/>
        </w:rPr>
        <w:t xml:space="preserve">the first </w:t>
      </w:r>
      <w:r w:rsidRPr="00071D34">
        <w:rPr>
          <w:rFonts w:ascii="Times New Roman" w:eastAsiaTheme="minorEastAsia" w:hAnsi="Times New Roman" w:cs="Times New Roman"/>
        </w:rPr>
        <w:t>zone is the complement</w:t>
      </w:r>
      <w:r w:rsidR="00367C5D" w:rsidRPr="00071D34">
        <w:rPr>
          <w:rFonts w:ascii="Times New Roman" w:eastAsiaTheme="minorEastAsia" w:hAnsi="Times New Roman" w:cs="Times New Roman"/>
        </w:rPr>
        <w:t>:</w:t>
      </w:r>
      <w:r w:rsidRPr="00071D34">
        <w:rPr>
          <w:rFonts w:ascii="Times New Roman" w:eastAsiaTheme="minorEastAsia" w:hAnsi="Times New Roman" w:cs="Times New Roman"/>
        </w:rPr>
        <w:t xml:space="preserve"> </w:t>
      </w:r>
    </w:p>
    <w:p w14:paraId="18361515" w14:textId="5F2D03E0" w:rsidR="001C4B19" w:rsidRPr="00071D34" w:rsidRDefault="002F7BC3" w:rsidP="001E18A2">
      <w:pPr>
        <w:spacing w:line="480" w:lineRule="auto"/>
        <w:rPr>
          <w:rFonts w:ascii="Times New Roman" w:hAnsi="Times New Roman" w:cs="Times New Roman"/>
        </w:rPr>
      </w:pPr>
      <w:r w:rsidRPr="00071D34">
        <w:rPr>
          <w:rFonts w:ascii="Times New Roman" w:eastAsiaTheme="minorEastAsia" w:hAnsi="Times New Roman" w:cs="Times New Roman"/>
        </w:rPr>
        <w:t>Eq. 3</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oMath>
    </w:p>
    <w:p w14:paraId="6DD3844B" w14:textId="3F21A871" w:rsidR="001C4B19" w:rsidRPr="00071D34" w:rsidRDefault="00D37FD4" w:rsidP="001E18A2">
      <w:pPr>
        <w:spacing w:line="480" w:lineRule="auto"/>
        <w:rPr>
          <w:rFonts w:ascii="Times New Roman" w:hAnsi="Times New Roman" w:cs="Times New Roman"/>
        </w:rPr>
      </w:pPr>
      <w:r w:rsidRPr="00071D34">
        <w:rPr>
          <w:rFonts w:ascii="Times New Roman" w:hAnsi="Times New Roman" w:cs="Times New Roman"/>
        </w:rPr>
        <w:t>The de</w:t>
      </w:r>
      <w:r w:rsidR="00075C8C" w:rsidRPr="00071D34">
        <w:rPr>
          <w:rFonts w:ascii="Times New Roman" w:hAnsi="Times New Roman" w:cs="Times New Roman"/>
        </w:rPr>
        <w:t>te</w:t>
      </w:r>
      <w:r w:rsidRPr="00071D34">
        <w:rPr>
          <w:rFonts w:ascii="Times New Roman" w:hAnsi="Times New Roman" w:cs="Times New Roman"/>
        </w:rPr>
        <w:t xml:space="preserve">ction at either of the receivers in </w:t>
      </w:r>
      <w:r w:rsidR="00367C5D" w:rsidRPr="00071D34">
        <w:rPr>
          <w:rFonts w:ascii="Times New Roman" w:hAnsi="Times New Roman" w:cs="Times New Roman"/>
        </w:rPr>
        <w:t>the first zone</w:t>
      </w:r>
      <w:r w:rsidRPr="00071D34">
        <w:rPr>
          <w:rFonts w:ascii="Times New Roman" w:hAnsi="Times New Roman" w:cs="Times New Roman"/>
        </w:rPr>
        <w:t xml:space="preserve"> (R1a-b,</w:t>
      </w:r>
      <w:r w:rsidR="00075C8C" w:rsidRPr="00071D34">
        <w:rPr>
          <w:rFonts w:ascii="Times New Roman" w:hAnsi="Times New Roman" w:cs="Times New Roman"/>
        </w:rPr>
        <w:t xml:space="preserve">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4,5</m:t>
            </m:r>
          </m:e>
        </m:d>
      </m:oMath>
      <w:r w:rsidR="00075C8C" w:rsidRPr="00071D34">
        <w:rPr>
          <w:rFonts w:ascii="Times New Roman" w:hAnsi="Times New Roman" w:cs="Times New Roman"/>
        </w:rPr>
        <w:t xml:space="preserve">, </w:t>
      </w:r>
      <w:r w:rsidR="00075C8C" w:rsidRPr="0042690F">
        <w:rPr>
          <w:rFonts w:ascii="Times New Roman" w:hAnsi="Times New Roman" w:cs="Times New Roman"/>
        </w:rPr>
        <w:fldChar w:fldCharType="begin"/>
      </w:r>
      <w:r w:rsidR="00075C8C" w:rsidRPr="0042690F">
        <w:rPr>
          <w:rFonts w:ascii="Times New Roman" w:hAnsi="Times New Roman" w:cs="Times New Roman"/>
        </w:rPr>
        <w:instrText xml:space="preserve"> REF _Ref127974946 \h </w:instrText>
      </w:r>
      <w:r w:rsidR="00071D34" w:rsidRPr="0042690F">
        <w:rPr>
          <w:rFonts w:ascii="Times New Roman" w:hAnsi="Times New Roman" w:cs="Times New Roman"/>
        </w:rPr>
        <w:instrText xml:space="preserve"> \* MERGEFORMAT </w:instrText>
      </w:r>
      <w:r w:rsidR="00075C8C" w:rsidRPr="0042690F">
        <w:rPr>
          <w:rFonts w:ascii="Times New Roman" w:hAnsi="Times New Roman" w:cs="Times New Roman"/>
        </w:rPr>
      </w:r>
      <w:r w:rsidR="00075C8C" w:rsidRPr="0042690F">
        <w:rPr>
          <w:rFonts w:ascii="Times New Roman" w:hAnsi="Times New Roman" w:cs="Times New Roman"/>
        </w:rPr>
        <w:fldChar w:fldCharType="separate"/>
      </w:r>
      <w:r w:rsidR="00D733C1" w:rsidRPr="00D733C1">
        <w:rPr>
          <w:rFonts w:ascii="Times New Roman" w:hAnsi="Times New Roman" w:cs="Times New Roman"/>
        </w:rPr>
        <w:t xml:space="preserve">Table </w:t>
      </w:r>
      <w:r w:rsidR="00D733C1" w:rsidRPr="00D733C1">
        <w:rPr>
          <w:rFonts w:ascii="Times New Roman" w:hAnsi="Times New Roman" w:cs="Times New Roman"/>
          <w:noProof/>
        </w:rPr>
        <w:t>2</w:t>
      </w:r>
      <w:r w:rsidR="00075C8C" w:rsidRPr="0042690F">
        <w:rPr>
          <w:rFonts w:ascii="Times New Roman" w:hAnsi="Times New Roman" w:cs="Times New Roman"/>
        </w:rPr>
        <w:fldChar w:fldCharType="end"/>
      </w:r>
      <w:r w:rsidR="00075C8C" w:rsidRPr="00071D34">
        <w:rPr>
          <w:rFonts w:ascii="Times New Roman" w:hAnsi="Times New Roman" w:cs="Times New Roman"/>
        </w:rPr>
        <w:t>) is the product</w:t>
      </w:r>
      <w:r w:rsidR="00870944" w:rsidRPr="00071D34">
        <w:rPr>
          <w:rFonts w:ascii="Times New Roman" w:hAnsi="Times New Roman" w:cs="Times New Roman"/>
        </w:rPr>
        <w:t xml:space="preserve"> of the smolt’s presence in the channel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oMath>
      <w:r w:rsidR="00870944" w:rsidRPr="00071D34">
        <w:rPr>
          <w:rFonts w:ascii="Times New Roman" w:eastAsiaTheme="minorEastAsia" w:hAnsi="Times New Roman" w:cs="Times New Roman"/>
        </w:rPr>
        <w:t xml:space="preserve"> and the probability of detection </w:t>
      </w:r>
      <w:r w:rsidR="00830BC3" w:rsidRPr="00071D34">
        <w:rPr>
          <w:rFonts w:ascii="Times New Roman" w:eastAsiaTheme="minorEastAsia" w:hAnsi="Times New Roman" w:cs="Times New Roman"/>
        </w:rPr>
        <w:t>at</w:t>
      </w:r>
      <w:r w:rsidR="00870944" w:rsidRPr="00071D34">
        <w:rPr>
          <w:rFonts w:ascii="Times New Roman" w:eastAsiaTheme="minorEastAsia" w:hAnsi="Times New Roman" w:cs="Times New Roman"/>
        </w:rPr>
        <w:t xml:space="preserve"> the receiver </w:t>
      </w:r>
      <w:r w:rsidR="00870944" w:rsidRPr="00071D34">
        <w:rPr>
          <w:rFonts w:ascii="Times New Roman" w:eastAsiaTheme="minorEastAsia" w:hAnsi="Times New Roman" w:cs="Times New Roman"/>
          <w:i/>
          <w:iCs/>
        </w:rPr>
        <w:t>r:</w:t>
      </w:r>
      <w:r w:rsidR="00870944" w:rsidRPr="00071D34">
        <w:rPr>
          <w:rFonts w:ascii="Times New Roman" w:eastAsiaTheme="minorEastAsia" w:hAnsi="Times New Roman" w:cs="Times New Roman"/>
        </w:rPr>
        <w:t xml:space="preserve"> </w:t>
      </w:r>
    </w:p>
    <w:p w14:paraId="68929C5A" w14:textId="05A5B6F5" w:rsidR="001C4B19" w:rsidRPr="00071D34" w:rsidRDefault="00823A09" w:rsidP="001E18A2">
      <w:pPr>
        <w:spacing w:line="480" w:lineRule="auto"/>
        <w:rPr>
          <w:rFonts w:ascii="Times New Roman" w:hAnsi="Times New Roman" w:cs="Times New Roman"/>
        </w:rPr>
      </w:pPr>
      <w:r w:rsidRPr="00071D34">
        <w:rPr>
          <w:rFonts w:ascii="Times New Roman" w:eastAsiaTheme="minorEastAsia" w:hAnsi="Times New Roman" w:cs="Times New Roman"/>
        </w:rPr>
        <w:t>Eq. 4</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i,4:5</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4:5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i,1,1:2</m:t>
                </m:r>
              </m:sub>
            </m:sSub>
          </m:e>
        </m:d>
      </m:oMath>
    </w:p>
    <w:p w14:paraId="55F4A040" w14:textId="1A70338C" w:rsidR="00B16977" w:rsidRPr="00071D34" w:rsidRDefault="008803A3" w:rsidP="00B16977">
      <w:pPr>
        <w:spacing w:line="480" w:lineRule="auto"/>
        <w:rPr>
          <w:rFonts w:ascii="Times New Roman" w:hAnsi="Times New Roman" w:cs="Times New Roman"/>
        </w:rPr>
      </w:pPr>
      <w:r w:rsidRPr="00071D34">
        <w:rPr>
          <w:rFonts w:ascii="Times New Roman" w:hAnsi="Times New Roman" w:cs="Times New Roman"/>
        </w:rPr>
        <w:t xml:space="preserve">For zones </w:t>
      </w:r>
      <w:r w:rsidR="00367C5D" w:rsidRPr="00071D34">
        <w:rPr>
          <w:rFonts w:ascii="Times New Roman" w:hAnsi="Times New Roman" w:cs="Times New Roman"/>
        </w:rPr>
        <w:t>t</w:t>
      </w:r>
      <w:r w:rsidR="004F0054" w:rsidRPr="00071D34">
        <w:rPr>
          <w:rFonts w:ascii="Times New Roman" w:hAnsi="Times New Roman" w:cs="Times New Roman"/>
        </w:rPr>
        <w:t>wo</w:t>
      </w:r>
      <w:r w:rsidR="00367C5D" w:rsidRPr="00071D34">
        <w:rPr>
          <w:rFonts w:ascii="Times New Roman" w:hAnsi="Times New Roman" w:cs="Times New Roman"/>
        </w:rPr>
        <w:t xml:space="preserve"> </w:t>
      </w:r>
      <w:r w:rsidRPr="00071D34">
        <w:rPr>
          <w:rFonts w:ascii="Times New Roman" w:hAnsi="Times New Roman" w:cs="Times New Roman"/>
        </w:rPr>
        <w:t xml:space="preserve">to </w:t>
      </w:r>
      <w:r w:rsidR="00367C5D" w:rsidRPr="00071D34">
        <w:rPr>
          <w:rFonts w:ascii="Times New Roman" w:hAnsi="Times New Roman" w:cs="Times New Roman"/>
        </w:rPr>
        <w:t>five</w:t>
      </w:r>
      <w:r w:rsidRPr="00071D34">
        <w:rPr>
          <w:rFonts w:ascii="Times New Roman" w:hAnsi="Times New Roman" w:cs="Times New Roman"/>
        </w:rPr>
        <w:t>, the presence of a smolt in a given channel is</w:t>
      </w:r>
      <w:r w:rsidR="004A796C" w:rsidRPr="00071D34">
        <w:rPr>
          <w:rFonts w:ascii="Times New Roman" w:hAnsi="Times New Roman" w:cs="Times New Roman"/>
        </w:rPr>
        <w:t xml:space="preserve"> conditioned by the available </w:t>
      </w:r>
      <w:r w:rsidR="006257E3" w:rsidRPr="00071D34">
        <w:rPr>
          <w:rFonts w:ascii="Times New Roman" w:hAnsi="Times New Roman" w:cs="Times New Roman"/>
        </w:rPr>
        <w:t>path</w:t>
      </w:r>
      <w:r w:rsidR="004A796C" w:rsidRPr="00071D34">
        <w:rPr>
          <w:rFonts w:ascii="Times New Roman" w:hAnsi="Times New Roman" w:cs="Times New Roman"/>
        </w:rPr>
        <w:t>s allowed in the model (</w:t>
      </w:r>
      <w:r w:rsidR="004A796C" w:rsidRPr="0042690F">
        <w:rPr>
          <w:rFonts w:ascii="Times New Roman" w:hAnsi="Times New Roman" w:cs="Times New Roman"/>
        </w:rPr>
        <w:fldChar w:fldCharType="begin"/>
      </w:r>
      <w:r w:rsidR="004A796C" w:rsidRPr="0042690F">
        <w:rPr>
          <w:rFonts w:ascii="Times New Roman" w:hAnsi="Times New Roman" w:cs="Times New Roman"/>
        </w:rPr>
        <w:instrText xml:space="preserve"> REF _Ref121752368 \h </w:instrText>
      </w:r>
      <w:r w:rsidR="00071D34" w:rsidRPr="0042690F">
        <w:rPr>
          <w:rFonts w:ascii="Times New Roman" w:hAnsi="Times New Roman" w:cs="Times New Roman"/>
        </w:rPr>
        <w:instrText xml:space="preserve"> \* MERGEFORMAT </w:instrText>
      </w:r>
      <w:r w:rsidR="004A796C" w:rsidRPr="0042690F">
        <w:rPr>
          <w:rFonts w:ascii="Times New Roman" w:hAnsi="Times New Roman" w:cs="Times New Roman"/>
        </w:rPr>
      </w:r>
      <w:r w:rsidR="004A796C"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4A796C" w:rsidRPr="0042690F">
        <w:rPr>
          <w:rFonts w:ascii="Times New Roman" w:hAnsi="Times New Roman" w:cs="Times New Roman"/>
        </w:rPr>
        <w:fldChar w:fldCharType="end"/>
      </w:r>
      <w:r w:rsidR="004A796C" w:rsidRPr="00071D34">
        <w:rPr>
          <w:rFonts w:ascii="Times New Roman" w:hAnsi="Times New Roman" w:cs="Times New Roman"/>
        </w:rPr>
        <w:t>).</w:t>
      </w:r>
      <w:r w:rsidR="006257E3" w:rsidRPr="00071D34">
        <w:rPr>
          <w:rFonts w:ascii="Times New Roman" w:hAnsi="Times New Roman" w:cs="Times New Roman"/>
        </w:rPr>
        <w:t xml:space="preserve"> </w:t>
      </w:r>
      <w:r w:rsidR="009A7847" w:rsidRPr="00071D34">
        <w:rPr>
          <w:rFonts w:ascii="Times New Roman" w:hAnsi="Times New Roman" w:cs="Times New Roman"/>
        </w:rPr>
        <w:t>U</w:t>
      </w:r>
      <w:r w:rsidR="006257E3" w:rsidRPr="00071D34">
        <w:rPr>
          <w:rFonts w:ascii="Times New Roman" w:hAnsi="Times New Roman" w:cs="Times New Roman"/>
        </w:rPr>
        <w:t xml:space="preserve">nfortunately, </w:t>
      </w:r>
      <w:r w:rsidR="007D2925" w:rsidRPr="00071D34">
        <w:rPr>
          <w:rFonts w:ascii="Times New Roman" w:hAnsi="Times New Roman" w:cs="Times New Roman"/>
        </w:rPr>
        <w:t xml:space="preserve">acoustic receivers are not present in all channels and </w:t>
      </w:r>
      <w:r w:rsidR="007D2925" w:rsidRPr="00071D34">
        <w:rPr>
          <w:rFonts w:ascii="Times New Roman" w:hAnsi="Times New Roman" w:cs="Times New Roman"/>
        </w:rPr>
        <w:lastRenderedPageBreak/>
        <w:t xml:space="preserve">therefore the presence of a smolt in a given zone and channel cannot always be confirmed by detections (regardless of the </w:t>
      </w:r>
      <w:r w:rsidR="00DB5B91" w:rsidRPr="00071D34">
        <w:rPr>
          <w:rFonts w:ascii="Times New Roman" w:hAnsi="Times New Roman" w:cs="Times New Roman"/>
        </w:rPr>
        <w:t>imperfect</w:t>
      </w:r>
      <w:r w:rsidR="007D2925" w:rsidRPr="00071D34">
        <w:rPr>
          <w:rFonts w:ascii="Times New Roman" w:hAnsi="Times New Roman" w:cs="Times New Roman"/>
        </w:rPr>
        <w:t xml:space="preserve"> detection</w:t>
      </w:r>
      <w:r w:rsidR="00DB5B91" w:rsidRPr="00071D34">
        <w:rPr>
          <w:rFonts w:ascii="Times New Roman" w:hAnsi="Times New Roman" w:cs="Times New Roman"/>
        </w:rPr>
        <w:t xml:space="preserve"> rate</w:t>
      </w:r>
      <w:r w:rsidR="007D2925" w:rsidRPr="00071D34">
        <w:rPr>
          <w:rFonts w:ascii="Times New Roman" w:hAnsi="Times New Roman" w:cs="Times New Roman"/>
        </w:rPr>
        <w:t xml:space="preserve"> of receivers). Smolt</w:t>
      </w:r>
      <w:r w:rsidR="00B16977" w:rsidRPr="00071D34">
        <w:rPr>
          <w:rFonts w:ascii="Times New Roman" w:hAnsi="Times New Roman" w:cs="Times New Roman"/>
        </w:rPr>
        <w:t>s present in zone one and channel one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oMath>
      <w:r w:rsidR="00B16977" w:rsidRPr="281ABDB5">
        <w:rPr>
          <w:rFonts w:ascii="Times New Roman" w:eastAsiaTheme="minorEastAsia" w:hAnsi="Times New Roman" w:cs="Times New Roman"/>
        </w:rPr>
        <w:t>)</w:t>
      </w:r>
      <w:r w:rsidR="00B16977" w:rsidRPr="00071D34">
        <w:rPr>
          <w:rFonts w:ascii="Times New Roman" w:hAnsi="Times New Roman" w:cs="Times New Roman"/>
        </w:rPr>
        <w:t xml:space="preserve"> can </w:t>
      </w:r>
      <w:r w:rsidR="00F70BA0" w:rsidRPr="00071D34">
        <w:rPr>
          <w:rFonts w:ascii="Times New Roman" w:hAnsi="Times New Roman" w:cs="Times New Roman"/>
        </w:rPr>
        <w:t>travel</w:t>
      </w:r>
      <w:r w:rsidR="00B16977" w:rsidRPr="00071D34">
        <w:rPr>
          <w:rFonts w:ascii="Times New Roman" w:hAnsi="Times New Roman" w:cs="Times New Roman"/>
        </w:rPr>
        <w:t xml:space="preserve"> in channel one of zone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oMath>
      <w:r w:rsidR="00B16977" w:rsidRPr="281ABDB5">
        <w:rPr>
          <w:rFonts w:ascii="Times New Roman" w:eastAsiaTheme="minorEastAsia" w:hAnsi="Times New Roman" w:cs="Times New Roman"/>
        </w:rPr>
        <w:t xml:space="preserve">, </w:t>
      </w:r>
      <w:r w:rsidR="00B16977" w:rsidRPr="00071D34">
        <w:rPr>
          <w:rFonts w:ascii="Times New Roman" w:hAnsi="Times New Roman" w:cs="Times New Roman"/>
        </w:rPr>
        <w:t xml:space="preserve">where the Moses RST is installed) with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oMath>
      <w:r w:rsidR="00B16977" w:rsidRPr="281ABDB5">
        <w:rPr>
          <w:rFonts w:ascii="Times New Roman" w:eastAsiaTheme="minorEastAsia" w:hAnsi="Times New Roman" w:cs="Times New Roman"/>
        </w:rPr>
        <w:t xml:space="preserve">. Smolts present in </w:t>
      </w:r>
      <w:r w:rsidR="00B16977" w:rsidRPr="00071D34">
        <w:rPr>
          <w:rFonts w:ascii="Times New Roman" w:hAnsi="Times New Roman" w:cs="Times New Roman"/>
        </w:rPr>
        <w:t>zone one and channel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oMath>
      <w:r w:rsidR="00B16977" w:rsidRPr="281ABDB5">
        <w:rPr>
          <w:rFonts w:ascii="Times New Roman" w:eastAsiaTheme="minorEastAsia" w:hAnsi="Times New Roman" w:cs="Times New Roman"/>
        </w:rPr>
        <w:t>)</w:t>
      </w:r>
      <w:r w:rsidR="00B16977" w:rsidRPr="00071D34">
        <w:rPr>
          <w:rFonts w:ascii="Times New Roman" w:hAnsi="Times New Roman" w:cs="Times New Roman"/>
        </w:rPr>
        <w:t xml:space="preserve"> can </w:t>
      </w:r>
      <w:r w:rsidR="00F70BA0" w:rsidRPr="00071D34">
        <w:rPr>
          <w:rFonts w:ascii="Times New Roman" w:hAnsi="Times New Roman" w:cs="Times New Roman"/>
        </w:rPr>
        <w:t>travel</w:t>
      </w:r>
      <w:r w:rsidR="00B16977" w:rsidRPr="00071D34">
        <w:rPr>
          <w:rFonts w:ascii="Times New Roman" w:hAnsi="Times New Roman" w:cs="Times New Roman"/>
        </w:rPr>
        <w:t xml:space="preserve"> in channel t</w:t>
      </w:r>
      <w:r w:rsidR="00F70BA0" w:rsidRPr="00071D34">
        <w:rPr>
          <w:rFonts w:ascii="Times New Roman" w:hAnsi="Times New Roman" w:cs="Times New Roman"/>
        </w:rPr>
        <w:t>hree</w:t>
      </w:r>
      <w:r w:rsidR="00B16977" w:rsidRPr="00071D34">
        <w:rPr>
          <w:rFonts w:ascii="Times New Roman" w:hAnsi="Times New Roman" w:cs="Times New Roman"/>
        </w:rPr>
        <w:t xml:space="preserve"> of zone two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oMath>
      <w:r w:rsidR="00B16977" w:rsidRPr="00071D34">
        <w:rPr>
          <w:rFonts w:ascii="Times New Roman" w:hAnsi="Times New Roman" w:cs="Times New Roman"/>
        </w:rPr>
        <w:t xml:space="preserve">) with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oMath>
      <w:r w:rsidR="00F70BA0" w:rsidRPr="281ABDB5">
        <w:rPr>
          <w:rFonts w:ascii="Times New Roman" w:eastAsiaTheme="minorEastAsia" w:hAnsi="Times New Roman" w:cs="Times New Roman"/>
        </w:rPr>
        <w:t xml:space="preserve"> while the rest of the smolts will travel towards the middle channel</w:t>
      </w:r>
      <w:r w:rsidR="00B16977" w:rsidRPr="00071D34">
        <w:rPr>
          <w:rFonts w:ascii="Times New Roman" w:hAnsi="Times New Roman" w:cs="Times New Roman"/>
        </w:rPr>
        <w:t xml:space="preserve"> </w:t>
      </w:r>
      <w:r w:rsidR="00F70BA0" w:rsidRPr="00071D34">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oMath>
      <w:r w:rsidR="00F70BA0" w:rsidRPr="00071D34">
        <w:rPr>
          <w:rFonts w:ascii="Times New Roman" w:hAnsi="Times New Roman" w:cs="Times New Roman"/>
        </w:rPr>
        <w:t>) w</w:t>
      </w:r>
      <w:r w:rsidR="00B16977" w:rsidRPr="00071D34">
        <w:rPr>
          <w:rFonts w:ascii="Times New Roman" w:hAnsi="Times New Roman" w:cs="Times New Roman"/>
        </w:rPr>
        <w:t>hich translates in the following equations:</w:t>
      </w:r>
    </w:p>
    <w:p w14:paraId="577A7172" w14:textId="144700B9" w:rsidR="008803A3" w:rsidRPr="00071D34" w:rsidRDefault="00B16977" w:rsidP="001E18A2">
      <w:pPr>
        <w:spacing w:line="480" w:lineRule="auto"/>
        <w:rPr>
          <w:rFonts w:ascii="Times New Roman" w:hAnsi="Times New Roman" w:cs="Times New Roman"/>
        </w:rPr>
      </w:pPr>
      <w:r w:rsidRPr="00071D34">
        <w:rPr>
          <w:rFonts w:ascii="Times New Roman" w:eastAsiaTheme="minorEastAsia" w:hAnsi="Times New Roman" w:cs="Times New Roman"/>
        </w:rPr>
        <w:t>Eq. 5</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i,1,1</m:t>
                </m:r>
              </m:sub>
            </m:sSub>
          </m:e>
        </m:d>
      </m:oMath>
    </w:p>
    <w:p w14:paraId="4DEDD3F1" w14:textId="18AAB4A4" w:rsidR="008803A3" w:rsidRPr="00071D34" w:rsidRDefault="00B16977" w:rsidP="008803A3">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Eq.6</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i,1,2</m:t>
                </m:r>
              </m:sub>
            </m:sSub>
          </m:e>
        </m:d>
      </m:oMath>
    </w:p>
    <w:p w14:paraId="1481A335" w14:textId="727F19A4" w:rsidR="008803A3" w:rsidRPr="00071D34" w:rsidRDefault="00B16977" w:rsidP="008803A3">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7</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oMath>
    </w:p>
    <w:p w14:paraId="0349DFE6" w14:textId="128ACCBE" w:rsidR="001C4B19" w:rsidRPr="00071D34" w:rsidRDefault="00FD7E18" w:rsidP="001E18A2">
      <w:pPr>
        <w:spacing w:line="480" w:lineRule="auto"/>
        <w:rPr>
          <w:rFonts w:ascii="Times New Roman" w:hAnsi="Times New Roman" w:cs="Times New Roman"/>
        </w:rPr>
      </w:pPr>
      <w:r w:rsidRPr="00071D34">
        <w:rPr>
          <w:rFonts w:ascii="Times New Roman" w:hAnsi="Times New Roman" w:cs="Times New Roman"/>
        </w:rPr>
        <w:t xml:space="preserve">There are two </w:t>
      </w:r>
      <w:r w:rsidR="00F70BA0" w:rsidRPr="00071D34">
        <w:rPr>
          <w:rFonts w:ascii="Times New Roman" w:hAnsi="Times New Roman" w:cs="Times New Roman"/>
        </w:rPr>
        <w:t xml:space="preserve">acoustic </w:t>
      </w:r>
      <w:r w:rsidRPr="00071D34">
        <w:rPr>
          <w:rFonts w:ascii="Times New Roman" w:hAnsi="Times New Roman" w:cs="Times New Roman"/>
        </w:rPr>
        <w:t xml:space="preserve">receivers in </w:t>
      </w:r>
      <w:r w:rsidR="00F70BA0" w:rsidRPr="00071D34">
        <w:rPr>
          <w:rFonts w:ascii="Times New Roman" w:hAnsi="Times New Roman" w:cs="Times New Roman"/>
        </w:rPr>
        <w:t>zone two</w:t>
      </w:r>
      <w:r w:rsidRPr="00071D34">
        <w:rPr>
          <w:rFonts w:ascii="Times New Roman" w:hAnsi="Times New Roman" w:cs="Times New Roman"/>
        </w:rPr>
        <w:t>, R2a and Rx2b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6,7</m:t>
            </m:r>
          </m:e>
        </m:d>
      </m:oMath>
      <w:r w:rsidRPr="00071D34">
        <w:rPr>
          <w:rFonts w:ascii="Times New Roman" w:hAnsi="Times New Roman" w:cs="Times New Roman"/>
        </w:rPr>
        <w:t>)</w:t>
      </w:r>
      <w:r w:rsidR="00F70BA0" w:rsidRPr="00071D34">
        <w:rPr>
          <w:rFonts w:ascii="Times New Roman" w:hAnsi="Times New Roman" w:cs="Times New Roman"/>
        </w:rPr>
        <w:t>, and their detections are expressed as follows:</w:t>
      </w:r>
    </w:p>
    <w:p w14:paraId="794FF06F" w14:textId="3D31B622" w:rsidR="001C4B19" w:rsidRPr="00071D34" w:rsidRDefault="00F70BA0" w:rsidP="001E18A2">
      <w:pPr>
        <w:spacing w:line="480" w:lineRule="auto"/>
        <w:rPr>
          <w:rFonts w:ascii="Times New Roman" w:hAnsi="Times New Roman" w:cs="Times New Roman"/>
        </w:rPr>
      </w:pPr>
      <w:r w:rsidRPr="00071D34">
        <w:rPr>
          <w:rFonts w:ascii="Times New Roman" w:eastAsiaTheme="minorEastAsia" w:hAnsi="Times New Roman" w:cs="Times New Roman"/>
        </w:rPr>
        <w:t>Eq. 8</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i,6</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6</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e>
        </m:d>
      </m:oMath>
    </w:p>
    <w:p w14:paraId="5D14D31B" w14:textId="2F9EE75E" w:rsidR="006257E3" w:rsidRPr="00071D34" w:rsidRDefault="00F70BA0" w:rsidP="006257E3">
      <w:pPr>
        <w:spacing w:line="480" w:lineRule="auto"/>
        <w:rPr>
          <w:rFonts w:ascii="Times New Roman" w:hAnsi="Times New Roman" w:cs="Times New Roman"/>
        </w:rPr>
      </w:pPr>
      <w:r w:rsidRPr="00071D34">
        <w:rPr>
          <w:rFonts w:ascii="Times New Roman" w:eastAsiaTheme="minorEastAsia" w:hAnsi="Times New Roman" w:cs="Times New Roman"/>
        </w:rPr>
        <w:t>Eq. 9</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i,7</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e>
        </m:d>
      </m:oMath>
    </w:p>
    <w:p w14:paraId="2F400728" w14:textId="5A1E2EBE" w:rsidR="008803A3" w:rsidRPr="00071D34" w:rsidRDefault="00751DE5" w:rsidP="001E18A2">
      <w:pPr>
        <w:spacing w:line="480" w:lineRule="auto"/>
        <w:rPr>
          <w:rFonts w:ascii="Times New Roman" w:hAnsi="Times New Roman" w:cs="Times New Roman"/>
        </w:rPr>
      </w:pPr>
      <w:r w:rsidRPr="00071D34">
        <w:rPr>
          <w:rFonts w:ascii="Times New Roman" w:hAnsi="Times New Roman" w:cs="Times New Roman"/>
        </w:rPr>
        <w:t>When travelling from zone two to three</w:t>
      </w:r>
      <w:r w:rsidR="00E25CB3" w:rsidRPr="00071D34">
        <w:rPr>
          <w:rFonts w:ascii="Times New Roman" w:hAnsi="Times New Roman" w:cs="Times New Roman"/>
        </w:rPr>
        <w:t>,</w:t>
      </w:r>
      <w:r w:rsidRPr="00071D34">
        <w:rPr>
          <w:rFonts w:ascii="Times New Roman" w:hAnsi="Times New Roman" w:cs="Times New Roman"/>
        </w:rPr>
        <w:t xml:space="preserve"> certain paths are compulsory. For instance</w:t>
      </w:r>
      <w:r w:rsidR="00FE5CC5" w:rsidRPr="00071D34">
        <w:rPr>
          <w:rFonts w:ascii="Times New Roman" w:hAnsi="Times New Roman" w:cs="Times New Roman"/>
        </w:rPr>
        <w:t>,</w:t>
      </w:r>
      <w:r w:rsidRPr="00071D34">
        <w:rPr>
          <w:rFonts w:ascii="Times New Roman" w:hAnsi="Times New Roman" w:cs="Times New Roman"/>
        </w:rPr>
        <w:t xml:space="preserve"> smolts that were in channel one and </w:t>
      </w:r>
      <w:r w:rsidR="00EC0C59" w:rsidRPr="00071D34">
        <w:rPr>
          <w:rFonts w:ascii="Times New Roman" w:hAnsi="Times New Roman" w:cs="Times New Roman"/>
        </w:rPr>
        <w:t>three</w:t>
      </w:r>
      <w:r w:rsidRPr="00071D34">
        <w:rPr>
          <w:rFonts w:ascii="Times New Roman" w:hAnsi="Times New Roman" w:cs="Times New Roman"/>
        </w:rPr>
        <w:t xml:space="preserve"> of zone two can only travel towards channels one and four of zone three, respectively.</w:t>
      </w:r>
    </w:p>
    <w:p w14:paraId="0860AF21" w14:textId="3FA95088" w:rsidR="00751DE5" w:rsidRPr="00071D34" w:rsidRDefault="00751DE5" w:rsidP="00751DE5">
      <w:pPr>
        <w:spacing w:line="480" w:lineRule="auto"/>
        <w:rPr>
          <w:rFonts w:ascii="Times New Roman" w:hAnsi="Times New Roman" w:cs="Times New Roman"/>
        </w:rPr>
      </w:pPr>
      <w:r w:rsidRPr="00071D34">
        <w:rPr>
          <w:rFonts w:ascii="Times New Roman" w:eastAsiaTheme="minorEastAsia" w:hAnsi="Times New Roman" w:cs="Times New Roman"/>
        </w:rPr>
        <w:t>Eq. 10</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i,2,1</m:t>
            </m:r>
          </m:sub>
        </m:sSub>
      </m:oMath>
    </w:p>
    <w:p w14:paraId="002B4A9A" w14:textId="07A0FE9D" w:rsidR="00751DE5" w:rsidRPr="00071D34" w:rsidRDefault="00751DE5" w:rsidP="00751DE5">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Eq.11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i,2,3</m:t>
            </m:r>
          </m:sub>
        </m:sSub>
      </m:oMath>
    </w:p>
    <w:p w14:paraId="7EB3D730" w14:textId="402ABB3C" w:rsidR="008803A3" w:rsidRPr="00071D34" w:rsidRDefault="00751DE5" w:rsidP="00683717">
      <w:pPr>
        <w:spacing w:line="480" w:lineRule="auto"/>
        <w:rPr>
          <w:rFonts w:ascii="Times New Roman" w:hAnsi="Times New Roman" w:cs="Times New Roman"/>
        </w:rPr>
      </w:pPr>
      <w:r w:rsidRPr="00071D34">
        <w:rPr>
          <w:rFonts w:ascii="Times New Roman" w:hAnsi="Times New Roman" w:cs="Times New Roman"/>
        </w:rPr>
        <w:t xml:space="preserve">Smolts that were </w:t>
      </w:r>
      <w:r w:rsidR="00EC0C59" w:rsidRPr="00071D34">
        <w:rPr>
          <w:rFonts w:ascii="Times New Roman" w:hAnsi="Times New Roman" w:cs="Times New Roman"/>
        </w:rPr>
        <w:t>in channel two have</w:t>
      </w:r>
      <w:r w:rsidR="00683717" w:rsidRPr="00071D34">
        <w:rPr>
          <w:rFonts w:ascii="Times New Roman" w:hAnsi="Times New Roman" w:cs="Times New Roman"/>
        </w:rPr>
        <w:t xml:space="preserve">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oMath>
      <w:r w:rsidR="00683717" w:rsidRPr="00071D34">
        <w:rPr>
          <w:rFonts w:ascii="Times New Roman" w:eastAsiaTheme="minorEastAsia" w:hAnsi="Times New Roman" w:cs="Times New Roman"/>
        </w:rPr>
        <w:t xml:space="preserve"> to travel towards the second channel of zone three. The rest of the smolts travel towards the third channel of zone three.</w:t>
      </w:r>
    </w:p>
    <w:p w14:paraId="7CDB5DF1" w14:textId="05D58CCF" w:rsidR="00764C04" w:rsidRPr="00071D34" w:rsidRDefault="00683717" w:rsidP="00764C04">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i,3,2</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i,2,2</m:t>
                </m:r>
              </m:sub>
            </m:sSub>
          </m:e>
        </m:d>
      </m:oMath>
    </w:p>
    <w:p w14:paraId="68135A53" w14:textId="27F9FC95" w:rsidR="00764C04" w:rsidRPr="00071D34" w:rsidRDefault="00683717" w:rsidP="00764C04">
      <w:pPr>
        <w:spacing w:line="480" w:lineRule="auto"/>
        <w:rPr>
          <w:rFonts w:ascii="Times New Roman" w:hAnsi="Times New Roman" w:cs="Times New Roman"/>
        </w:rPr>
      </w:pPr>
      <w:r w:rsidRPr="00071D34">
        <w:rPr>
          <w:rFonts w:ascii="Times New Roman" w:eastAsiaTheme="minorEastAsia" w:hAnsi="Times New Roman" w:cs="Times New Roman"/>
        </w:rPr>
        <w:lastRenderedPageBreak/>
        <w:t>Eq. 13</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i,3,4</m:t>
                </m:r>
              </m:sub>
            </m:sSub>
          </m:e>
        </m:d>
      </m:oMath>
    </w:p>
    <w:p w14:paraId="071A9A8C" w14:textId="6844CEF3" w:rsidR="003D7238" w:rsidRPr="00071D34" w:rsidRDefault="003D7238" w:rsidP="003D7238">
      <w:pPr>
        <w:spacing w:line="480" w:lineRule="auto"/>
        <w:rPr>
          <w:rFonts w:ascii="Times New Roman" w:hAnsi="Times New Roman" w:cs="Times New Roman"/>
        </w:rPr>
      </w:pPr>
      <w:r w:rsidRPr="00071D34">
        <w:rPr>
          <w:rFonts w:ascii="Times New Roman" w:hAnsi="Times New Roman" w:cs="Times New Roman"/>
        </w:rPr>
        <w:t xml:space="preserve">There is only one receiver </w:t>
      </w:r>
      <w:r w:rsidR="00D533B7">
        <w:rPr>
          <w:rFonts w:ascii="Times New Roman" w:hAnsi="Times New Roman" w:cs="Times New Roman"/>
        </w:rPr>
        <w:t>zone 3</w:t>
      </w:r>
      <w:r w:rsidRPr="00071D34">
        <w:rPr>
          <w:rFonts w:ascii="Times New Roman" w:hAnsi="Times New Roman" w:cs="Times New Roman"/>
        </w:rPr>
        <w:t>, Rx2a (</w:t>
      </w:r>
      <m:oMath>
        <m:r>
          <w:rPr>
            <w:rFonts w:ascii="Cambria Math" w:hAnsi="Cambria Math" w:cs="Times New Roman"/>
          </w:rPr>
          <m:t>r=8</m:t>
        </m:r>
      </m:oMath>
      <w:r w:rsidRPr="5CFF3B32">
        <w:rPr>
          <w:rFonts w:ascii="Times New Roman" w:eastAsiaTheme="minorEastAsia" w:hAnsi="Times New Roman" w:cs="Times New Roman"/>
        </w:rPr>
        <w:t>)</w:t>
      </w:r>
      <w:r w:rsidR="009F207A" w:rsidRPr="5CFF3B32">
        <w:rPr>
          <w:rFonts w:ascii="Times New Roman" w:eastAsiaTheme="minorEastAsia" w:hAnsi="Times New Roman" w:cs="Times New Roman"/>
        </w:rPr>
        <w:t>,</w:t>
      </w:r>
      <w:r w:rsidRPr="00071D34">
        <w:rPr>
          <w:rFonts w:ascii="Times New Roman" w:hAnsi="Times New Roman" w:cs="Times New Roman"/>
        </w:rPr>
        <w:t xml:space="preserve"> </w:t>
      </w:r>
      <w:r w:rsidR="009F207A" w:rsidRPr="00071D34">
        <w:rPr>
          <w:rFonts w:ascii="Times New Roman" w:hAnsi="Times New Roman" w:cs="Times New Roman"/>
        </w:rPr>
        <w:t>and its detections are expressed as follows:</w:t>
      </w:r>
    </w:p>
    <w:p w14:paraId="22A7A821" w14:textId="2466D7A8" w:rsidR="003D7238" w:rsidRPr="00071D34" w:rsidRDefault="009F207A" w:rsidP="003D7238">
      <w:pPr>
        <w:spacing w:line="480" w:lineRule="auto"/>
        <w:rPr>
          <w:rFonts w:ascii="Times New Roman" w:hAnsi="Times New Roman" w:cs="Times New Roman"/>
        </w:rPr>
      </w:pPr>
      <w:r w:rsidRPr="00071D34">
        <w:rPr>
          <w:rFonts w:ascii="Times New Roman" w:eastAsiaTheme="minorEastAsia" w:hAnsi="Times New Roman" w:cs="Times New Roman"/>
        </w:rPr>
        <w:t>Eq. 14</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i,8</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8</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oMath>
    </w:p>
    <w:p w14:paraId="18EF31AC" w14:textId="7EB5231A" w:rsidR="00764C04" w:rsidRPr="00071D34" w:rsidRDefault="009F207A" w:rsidP="00764C04">
      <w:pPr>
        <w:spacing w:line="480" w:lineRule="auto"/>
        <w:rPr>
          <w:rFonts w:ascii="Times New Roman" w:hAnsi="Times New Roman" w:cs="Times New Roman"/>
        </w:rPr>
      </w:pPr>
      <w:r w:rsidRPr="00071D34">
        <w:rPr>
          <w:rFonts w:ascii="Times New Roman" w:hAnsi="Times New Roman" w:cs="Times New Roman"/>
        </w:rPr>
        <w:t>Similarly to zone three, there are compulsory paths leading to channels in zone four, for instance smolts that are in channels one and two of zone three can only travel towards the first channel of zone four</w:t>
      </w:r>
      <w:r w:rsidR="00EA7A85" w:rsidRPr="00071D34">
        <w:rPr>
          <w:rFonts w:ascii="Times New Roman" w:hAnsi="Times New Roman" w:cs="Times New Roman"/>
        </w:rPr>
        <w:t xml:space="preserve"> (</w:t>
      </w:r>
      <w:r w:rsidR="00EA7A85" w:rsidRPr="0042690F">
        <w:rPr>
          <w:rFonts w:ascii="Times New Roman" w:hAnsi="Times New Roman" w:cs="Times New Roman"/>
        </w:rPr>
        <w:fldChar w:fldCharType="begin"/>
      </w:r>
      <w:r w:rsidR="00EA7A85" w:rsidRPr="0042690F">
        <w:rPr>
          <w:rFonts w:ascii="Times New Roman" w:hAnsi="Times New Roman" w:cs="Times New Roman"/>
        </w:rPr>
        <w:instrText xml:space="preserve"> REF _Ref121752368 \h </w:instrText>
      </w:r>
      <w:r w:rsidR="00071D34" w:rsidRPr="0042690F">
        <w:rPr>
          <w:rFonts w:ascii="Times New Roman" w:hAnsi="Times New Roman" w:cs="Times New Roman"/>
        </w:rPr>
        <w:instrText xml:space="preserve"> \* MERGEFORMAT </w:instrText>
      </w:r>
      <w:r w:rsidR="00EA7A85" w:rsidRPr="0042690F">
        <w:rPr>
          <w:rFonts w:ascii="Times New Roman" w:hAnsi="Times New Roman" w:cs="Times New Roman"/>
        </w:rPr>
      </w:r>
      <w:r w:rsidR="00EA7A85" w:rsidRPr="0042690F">
        <w:rPr>
          <w:rFonts w:ascii="Times New Roman" w:hAnsi="Times New Roman" w:cs="Times New Roman"/>
        </w:rPr>
        <w:fldChar w:fldCharType="separate"/>
      </w:r>
      <w:r w:rsidR="00D733C1" w:rsidRPr="00D733C1">
        <w:rPr>
          <w:rFonts w:ascii="Times New Roman" w:hAnsi="Times New Roman" w:cs="Times New Roman"/>
        </w:rPr>
        <w:t xml:space="preserve">Figure </w:t>
      </w:r>
      <w:r w:rsidR="00D733C1" w:rsidRPr="00D733C1">
        <w:rPr>
          <w:rFonts w:ascii="Times New Roman" w:hAnsi="Times New Roman" w:cs="Times New Roman"/>
          <w:noProof/>
        </w:rPr>
        <w:t>1</w:t>
      </w:r>
      <w:r w:rsidR="00EA7A85" w:rsidRPr="0042690F">
        <w:rPr>
          <w:rFonts w:ascii="Times New Roman" w:hAnsi="Times New Roman" w:cs="Times New Roman"/>
        </w:rPr>
        <w:fldChar w:fldCharType="end"/>
      </w:r>
      <w:r w:rsidR="00EA7A85" w:rsidRPr="00071D34">
        <w:rPr>
          <w:rFonts w:ascii="Times New Roman" w:hAnsi="Times New Roman" w:cs="Times New Roman"/>
        </w:rPr>
        <w:t>)</w:t>
      </w:r>
      <w:r w:rsidRPr="00071D34">
        <w:rPr>
          <w:rFonts w:ascii="Times New Roman" w:hAnsi="Times New Roman" w:cs="Times New Roman"/>
        </w:rPr>
        <w:t>:</w:t>
      </w:r>
    </w:p>
    <w:p w14:paraId="73DA2117" w14:textId="207D655B" w:rsidR="009F207A" w:rsidRPr="00071D34" w:rsidRDefault="009F207A" w:rsidP="009F207A">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15</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i,3.2</m:t>
            </m:r>
          </m:sub>
        </m:sSub>
      </m:oMath>
    </w:p>
    <w:p w14:paraId="28E83D8C" w14:textId="0A5EECE5" w:rsidR="009F207A" w:rsidRPr="00071D34" w:rsidRDefault="00CD24E4" w:rsidP="00764C04">
      <w:pPr>
        <w:spacing w:line="480" w:lineRule="auto"/>
        <w:rPr>
          <w:rFonts w:ascii="Times New Roman" w:hAnsi="Times New Roman" w:cs="Times New Roman"/>
        </w:rPr>
      </w:pPr>
      <w:r w:rsidRPr="00071D34">
        <w:rPr>
          <w:rFonts w:ascii="Times New Roman" w:hAnsi="Times New Roman" w:cs="Times New Roman"/>
        </w:rPr>
        <w:t xml:space="preserve">Smolts that were in the fourth channel of zone three have a probability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oMath>
      <w:r w:rsidRPr="5CFF3B32">
        <w:rPr>
          <w:rFonts w:ascii="Times New Roman" w:eastAsiaTheme="minorEastAsia" w:hAnsi="Times New Roman" w:cs="Times New Roman"/>
        </w:rPr>
        <w:t xml:space="preserve"> to travel towards the third channel of zone 4</w:t>
      </w:r>
      <w:r w:rsidR="00ED0107" w:rsidRPr="5CFF3B32">
        <w:rPr>
          <w:rFonts w:ascii="Times New Roman" w:eastAsiaTheme="minorEastAsia" w:hAnsi="Times New Roman" w:cs="Times New Roman"/>
        </w:rPr>
        <w:t xml:space="preserve"> (where the Butters RST is installed) and the rest of the smolts go through the second channel of zone four:</w:t>
      </w:r>
    </w:p>
    <w:p w14:paraId="0A7FA318" w14:textId="75A8DA93" w:rsidR="00764C04" w:rsidRPr="00071D34" w:rsidRDefault="00ED0107" w:rsidP="00764C04">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16</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4,3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i,3,3</m:t>
                </m:r>
              </m:sub>
            </m:sSub>
          </m:e>
        </m:d>
      </m:oMath>
    </w:p>
    <w:p w14:paraId="1B29340B" w14:textId="1D4A25ED" w:rsidR="00764C04" w:rsidRPr="00071D34" w:rsidRDefault="00ED0107" w:rsidP="00764C04">
      <w:pPr>
        <w:spacing w:line="480" w:lineRule="auto"/>
        <w:rPr>
          <w:rFonts w:ascii="Times New Roman" w:hAnsi="Times New Roman" w:cs="Times New Roman"/>
        </w:rPr>
      </w:pPr>
      <w:r w:rsidRPr="00071D34">
        <w:rPr>
          <w:rFonts w:ascii="Times New Roman" w:eastAsiaTheme="minorEastAsia" w:hAnsi="Times New Roman" w:cs="Times New Roman"/>
        </w:rPr>
        <w:t>Eq. 17</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4E8433E6" w14:textId="49A50115" w:rsidR="00764C04" w:rsidRPr="00071D34" w:rsidRDefault="009732C6" w:rsidP="00764C04">
      <w:pPr>
        <w:spacing w:line="480" w:lineRule="auto"/>
        <w:rPr>
          <w:rFonts w:ascii="Times New Roman" w:hAnsi="Times New Roman" w:cs="Times New Roman"/>
        </w:rPr>
      </w:pPr>
      <w:r w:rsidRPr="00071D34">
        <w:rPr>
          <w:rFonts w:ascii="Times New Roman" w:hAnsi="Times New Roman" w:cs="Times New Roman"/>
        </w:rPr>
        <w:t xml:space="preserve">Similarly </w:t>
      </w:r>
      <w:r w:rsidR="00ED0107" w:rsidRPr="00071D34">
        <w:rPr>
          <w:rFonts w:ascii="Times New Roman" w:hAnsi="Times New Roman" w:cs="Times New Roman"/>
        </w:rPr>
        <w:t>to the previous zone, t</w:t>
      </w:r>
      <w:r w:rsidR="003D7238" w:rsidRPr="00071D34">
        <w:rPr>
          <w:rFonts w:ascii="Times New Roman" w:hAnsi="Times New Roman" w:cs="Times New Roman"/>
        </w:rPr>
        <w:t xml:space="preserve">here is only one receiver in </w:t>
      </w:r>
      <w:r w:rsidR="00ED0107" w:rsidRPr="00071D34">
        <w:rPr>
          <w:rFonts w:ascii="Times New Roman" w:hAnsi="Times New Roman" w:cs="Times New Roman"/>
        </w:rPr>
        <w:t>zone four</w:t>
      </w:r>
      <w:r w:rsidR="003D7238" w:rsidRPr="00071D34">
        <w:rPr>
          <w:rFonts w:ascii="Times New Roman" w:hAnsi="Times New Roman" w:cs="Times New Roman"/>
        </w:rPr>
        <w:t>, R2b (</w:t>
      </w:r>
      <m:oMath>
        <m:r>
          <w:rPr>
            <w:rFonts w:ascii="Cambria Math" w:hAnsi="Cambria Math" w:cs="Times New Roman"/>
          </w:rPr>
          <m:t>r=9</m:t>
        </m:r>
      </m:oMath>
      <w:r w:rsidR="00ED0107" w:rsidRPr="5CFF3B32">
        <w:rPr>
          <w:rFonts w:ascii="Times New Roman" w:eastAsiaTheme="minorEastAsia" w:hAnsi="Times New Roman" w:cs="Times New Roman"/>
        </w:rPr>
        <w:t>),</w:t>
      </w:r>
      <w:r w:rsidR="00ED0107" w:rsidRPr="00071D34">
        <w:rPr>
          <w:rFonts w:ascii="Times New Roman" w:hAnsi="Times New Roman" w:cs="Times New Roman"/>
        </w:rPr>
        <w:t xml:space="preserve"> and its detections are expressed as follows:</w:t>
      </w:r>
      <w:r w:rsidR="003D7238" w:rsidRPr="00071D34">
        <w:rPr>
          <w:rFonts w:ascii="Times New Roman" w:hAnsi="Times New Roman" w:cs="Times New Roman"/>
        </w:rPr>
        <w:t xml:space="preserve"> </w:t>
      </w:r>
    </w:p>
    <w:p w14:paraId="657EB94C" w14:textId="75350B17" w:rsidR="003D7238" w:rsidRPr="00071D34" w:rsidRDefault="00ED0107" w:rsidP="003D7238">
      <w:pPr>
        <w:spacing w:line="480" w:lineRule="auto"/>
        <w:rPr>
          <w:rFonts w:ascii="Times New Roman" w:hAnsi="Times New Roman" w:cs="Times New Roman"/>
        </w:rPr>
      </w:pPr>
      <w:r w:rsidRPr="00071D34">
        <w:rPr>
          <w:rFonts w:ascii="Times New Roman" w:eastAsiaTheme="minorEastAsia" w:hAnsi="Times New Roman" w:cs="Times New Roman"/>
        </w:rPr>
        <w:t>Eq.</w:t>
      </w:r>
      <w:r w:rsidR="00E4329B" w:rsidRPr="00071D34">
        <w:rPr>
          <w:rFonts w:ascii="Times New Roman" w:eastAsiaTheme="minorEastAsia" w:hAnsi="Times New Roman" w:cs="Times New Roman"/>
        </w:rPr>
        <w:t xml:space="preserve"> </w:t>
      </w:r>
      <w:r w:rsidRPr="00071D34">
        <w:rPr>
          <w:rFonts w:ascii="Times New Roman" w:eastAsiaTheme="minorEastAsia" w:hAnsi="Times New Roman" w:cs="Times New Roman"/>
        </w:rPr>
        <w:t>18</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i,9</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7FE4DFD1" w14:textId="5C44F3BF" w:rsidR="00764C04" w:rsidRPr="00071D34" w:rsidRDefault="001E4952" w:rsidP="001E18A2">
      <w:pPr>
        <w:spacing w:line="480" w:lineRule="auto"/>
        <w:rPr>
          <w:rFonts w:ascii="Times New Roman" w:hAnsi="Times New Roman" w:cs="Times New Roman"/>
        </w:rPr>
      </w:pPr>
      <w:r w:rsidRPr="00071D34">
        <w:rPr>
          <w:rFonts w:ascii="Times New Roman" w:hAnsi="Times New Roman" w:cs="Times New Roman"/>
        </w:rPr>
        <w:t xml:space="preserve">Smolts travelling to the </w:t>
      </w:r>
      <w:r w:rsidR="00E4329B" w:rsidRPr="00071D34">
        <w:rPr>
          <w:rFonts w:ascii="Times New Roman" w:hAnsi="Times New Roman" w:cs="Times New Roman"/>
        </w:rPr>
        <w:t xml:space="preserve">fifth </w:t>
      </w:r>
      <w:r w:rsidRPr="00071D34">
        <w:rPr>
          <w:rFonts w:ascii="Times New Roman" w:hAnsi="Times New Roman" w:cs="Times New Roman"/>
        </w:rPr>
        <w:t xml:space="preserve">and final zone can </w:t>
      </w:r>
      <w:r w:rsidR="00113601" w:rsidRPr="00071D34">
        <w:rPr>
          <w:rFonts w:ascii="Times New Roman" w:hAnsi="Times New Roman" w:cs="Times New Roman"/>
        </w:rPr>
        <w:t>navigate towards one of two channels</w:t>
      </w:r>
      <w:r w:rsidR="000D2DBD" w:rsidRPr="00071D34">
        <w:rPr>
          <w:rFonts w:ascii="Times New Roman" w:hAnsi="Times New Roman" w:cs="Times New Roman"/>
        </w:rPr>
        <w:t xml:space="preserve">. Smolts </w:t>
      </w:r>
      <w:r w:rsidR="00883F24">
        <w:rPr>
          <w:rFonts w:ascii="Times New Roman" w:hAnsi="Times New Roman" w:cs="Times New Roman"/>
        </w:rPr>
        <w:t xml:space="preserve">travelling to </w:t>
      </w:r>
      <w:r w:rsidR="003676AB">
        <w:rPr>
          <w:rFonts w:ascii="Times New Roman" w:hAnsi="Times New Roman" w:cs="Times New Roman"/>
        </w:rPr>
        <w:t xml:space="preserve">the second channel </w:t>
      </w:r>
      <w:r w:rsidR="00EC5742">
        <w:rPr>
          <w:rFonts w:ascii="Times New Roman" w:hAnsi="Times New Roman" w:cs="Times New Roman"/>
        </w:rPr>
        <w:t xml:space="preserve">of zone </w:t>
      </w:r>
      <w:r w:rsidR="00EB4013">
        <w:rPr>
          <w:rFonts w:ascii="Times New Roman" w:hAnsi="Times New Roman" w:cs="Times New Roman"/>
        </w:rPr>
        <w:t>five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oMath>
      <w:r w:rsidR="00EB4013">
        <w:rPr>
          <w:rFonts w:ascii="Times New Roman" w:eastAsiaTheme="minorEastAsia" w:hAnsi="Times New Roman" w:cs="Times New Roman"/>
        </w:rPr>
        <w:t xml:space="preserve">) </w:t>
      </w:r>
      <w:r w:rsidR="000D2DBD" w:rsidRPr="00071D34">
        <w:rPr>
          <w:rFonts w:ascii="Times New Roman" w:hAnsi="Times New Roman" w:cs="Times New Roman"/>
        </w:rPr>
        <w:t>can</w:t>
      </w:r>
      <w:r w:rsidR="00EB4013">
        <w:rPr>
          <w:rFonts w:ascii="Times New Roman" w:hAnsi="Times New Roman" w:cs="Times New Roman"/>
        </w:rPr>
        <w:t xml:space="preserve"> do so </w:t>
      </w:r>
      <w:r w:rsidR="007025D4">
        <w:rPr>
          <w:rFonts w:ascii="Times New Roman" w:hAnsi="Times New Roman" w:cs="Times New Roman"/>
        </w:rPr>
        <w:t>by</w:t>
      </w:r>
      <w:r w:rsidR="000D2DBD" w:rsidRPr="00071D34">
        <w:rPr>
          <w:rFonts w:ascii="Times New Roman" w:hAnsi="Times New Roman" w:cs="Times New Roman"/>
        </w:rPr>
        <w:t xml:space="preserve"> travel</w:t>
      </w:r>
      <w:r w:rsidR="007025D4">
        <w:rPr>
          <w:rFonts w:ascii="Times New Roman" w:hAnsi="Times New Roman" w:cs="Times New Roman"/>
        </w:rPr>
        <w:t>ling</w:t>
      </w:r>
      <w:r w:rsidR="000D2DBD" w:rsidRPr="00071D34">
        <w:rPr>
          <w:rFonts w:ascii="Times New Roman" w:hAnsi="Times New Roman" w:cs="Times New Roman"/>
        </w:rPr>
        <w:t xml:space="preserve"> from the first and </w:t>
      </w:r>
      <w:r w:rsidR="000C2EEB">
        <w:rPr>
          <w:rFonts w:ascii="Times New Roman" w:hAnsi="Times New Roman" w:cs="Times New Roman"/>
        </w:rPr>
        <w:t>second</w:t>
      </w:r>
      <w:r w:rsidR="000C2EEB" w:rsidRPr="00071D34">
        <w:rPr>
          <w:rFonts w:ascii="Times New Roman" w:hAnsi="Times New Roman" w:cs="Times New Roman"/>
        </w:rPr>
        <w:t xml:space="preserve"> </w:t>
      </w:r>
      <w:r w:rsidR="000D2DBD" w:rsidRPr="00071D34">
        <w:rPr>
          <w:rFonts w:ascii="Times New Roman" w:hAnsi="Times New Roman" w:cs="Times New Roman"/>
        </w:rPr>
        <w:t>channel of zone four</w:t>
      </w:r>
      <w:r w:rsidR="000C2EEB">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oMath>
      <w:r w:rsidR="000C2EEB">
        <w:rPr>
          <w:rFonts w:ascii="Times New Roman" w:eastAsiaTheme="minorEastAsia" w:hAnsi="Times New Roman" w:cs="Times New Roman"/>
        </w:rPr>
        <w:t xml:space="preserve">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oMath>
      <w:r w:rsidR="000C2EEB">
        <w:rPr>
          <w:rFonts w:ascii="Times New Roman" w:eastAsiaTheme="minorEastAsia" w:hAnsi="Times New Roman" w:cs="Times New Roman"/>
        </w:rPr>
        <w:t>)</w:t>
      </w:r>
      <w:r w:rsidR="000D2DBD" w:rsidRPr="00071D34">
        <w:rPr>
          <w:rFonts w:ascii="Times New Roman" w:hAnsi="Times New Roman" w:cs="Times New Roman"/>
        </w:rPr>
        <w:t xml:space="preserve"> with probabilities of travel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oMath>
      <w:r w:rsidR="000D2DBD" w:rsidRPr="00071D3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oMath>
      <w:r w:rsidR="00192DB0">
        <w:rPr>
          <w:rFonts w:ascii="Times New Roman" w:eastAsiaTheme="minorEastAsia" w:hAnsi="Times New Roman" w:cs="Times New Roman"/>
        </w:rPr>
        <w:t>, respectively</w:t>
      </w:r>
      <w:r w:rsidR="00BC3AB8">
        <w:rPr>
          <w:rFonts w:ascii="Times New Roman" w:eastAsiaTheme="minorEastAsia" w:hAnsi="Times New Roman" w:cs="Times New Roman"/>
        </w:rPr>
        <w:t xml:space="preserve">. Additionally, all smolts </w:t>
      </w:r>
      <w:r w:rsidR="00AF361F">
        <w:rPr>
          <w:rFonts w:ascii="Times New Roman" w:eastAsiaTheme="minorEastAsia" w:hAnsi="Times New Roman" w:cs="Times New Roman"/>
        </w:rPr>
        <w:t xml:space="preserve">that were in </w:t>
      </w:r>
      <w:r w:rsidR="00322404">
        <w:rPr>
          <w:rFonts w:ascii="Times New Roman" w:eastAsiaTheme="minorEastAsia" w:hAnsi="Times New Roman" w:cs="Times New Roman"/>
        </w:rPr>
        <w:t xml:space="preserve">channel </w:t>
      </w:r>
      <w:r w:rsidR="0024744C">
        <w:rPr>
          <w:rFonts w:ascii="Times New Roman" w:eastAsiaTheme="minorEastAsia" w:hAnsi="Times New Roman" w:cs="Times New Roman"/>
        </w:rPr>
        <w:t xml:space="preserve">three of zone </w:t>
      </w:r>
      <w:r w:rsidR="00E51AA2">
        <w:rPr>
          <w:rFonts w:ascii="Times New Roman" w:eastAsiaTheme="minorEastAsia" w:hAnsi="Times New Roman" w:cs="Times New Roman"/>
        </w:rPr>
        <w:t>four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oMath>
      <w:r w:rsidR="00E51AA2">
        <w:rPr>
          <w:rFonts w:ascii="Times New Roman" w:eastAsiaTheme="minorEastAsia" w:hAnsi="Times New Roman" w:cs="Times New Roman"/>
        </w:rPr>
        <w:t xml:space="preserve">) </w:t>
      </w:r>
      <w:r w:rsidR="00EC275B">
        <w:rPr>
          <w:rFonts w:ascii="Times New Roman" w:eastAsiaTheme="minorEastAsia" w:hAnsi="Times New Roman" w:cs="Times New Roman"/>
        </w:rPr>
        <w:t xml:space="preserve">will travel </w:t>
      </w:r>
      <w:r w:rsidR="00A238D7">
        <w:rPr>
          <w:rFonts w:ascii="Times New Roman" w:eastAsiaTheme="minorEastAsia" w:hAnsi="Times New Roman" w:cs="Times New Roman"/>
        </w:rPr>
        <w:t xml:space="preserve">in </w:t>
      </w:r>
      <w:r w:rsidR="004C4725">
        <w:rPr>
          <w:rFonts w:ascii="Times New Roman" w:hAnsi="Times New Roman" w:cs="Times New Roman"/>
        </w:rPr>
        <w:t>the second channel of zone five.</w:t>
      </w:r>
      <w:r w:rsidR="000477BE">
        <w:rPr>
          <w:rFonts w:ascii="Times New Roman" w:hAnsi="Times New Roman" w:cs="Times New Roman"/>
        </w:rPr>
        <w:t xml:space="preserve"> All other smolts</w:t>
      </w:r>
      <w:r w:rsidR="00246364">
        <w:rPr>
          <w:rFonts w:ascii="Times New Roman" w:hAnsi="Times New Roman" w:cs="Times New Roman"/>
        </w:rPr>
        <w:t xml:space="preserve"> from zone four </w:t>
      </w:r>
      <w:r w:rsidR="002676C1">
        <w:rPr>
          <w:rFonts w:ascii="Times New Roman" w:hAnsi="Times New Roman" w:cs="Times New Roman"/>
        </w:rPr>
        <w:t xml:space="preserve">travel to the </w:t>
      </w:r>
      <w:r w:rsidR="002C6B28">
        <w:rPr>
          <w:rFonts w:ascii="Times New Roman" w:hAnsi="Times New Roman" w:cs="Times New Roman"/>
        </w:rPr>
        <w:t>other channel</w:t>
      </w:r>
      <w:r w:rsidR="00246364">
        <w:rPr>
          <w:rFonts w:ascii="Times New Roman" w:hAnsi="Times New Roman" w:cs="Times New Roman"/>
        </w:rPr>
        <w:t xml:space="preserve"> of zone five</w:t>
      </w:r>
      <w:r w:rsidR="002C6B2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oMath>
      <w:r w:rsidR="002C6B28">
        <w:rPr>
          <w:rFonts w:ascii="Times New Roman" w:eastAsiaTheme="minorEastAsia" w:hAnsi="Times New Roman" w:cs="Times New Roman"/>
        </w:rPr>
        <w:t>).</w:t>
      </w:r>
    </w:p>
    <w:p w14:paraId="4CB58C93" w14:textId="344CEED9" w:rsidR="00172886" w:rsidRPr="00071D34" w:rsidRDefault="00E4329B" w:rsidP="00172886">
      <w:pPr>
        <w:spacing w:line="480" w:lineRule="auto"/>
        <w:rPr>
          <w:rFonts w:ascii="Times New Roman" w:eastAsiaTheme="minorEastAsia" w:hAnsi="Times New Roman" w:cs="Times New Roman"/>
        </w:rPr>
      </w:pPr>
      <w:r w:rsidRPr="00071D34">
        <w:rPr>
          <w:rFonts w:ascii="Times New Roman" w:eastAsiaTheme="minorEastAsia" w:hAnsi="Times New Roman" w:cs="Times New Roman"/>
        </w:rPr>
        <w:t>Eq. 19</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5,2b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i,4,3</m:t>
                </m:r>
              </m:sub>
            </m:sSub>
          </m:e>
        </m:d>
      </m:oMath>
    </w:p>
    <w:p w14:paraId="6C4D868B" w14:textId="57DC6333" w:rsidR="00657659" w:rsidRPr="007E40B3" w:rsidRDefault="00E4329B" w:rsidP="5CFF3B32">
      <w:pPr>
        <w:spacing w:line="480" w:lineRule="auto"/>
        <w:rPr>
          <w:rFonts w:ascii="Times New Roman" w:hAnsi="Times New Roman" w:cs="Times New Roman"/>
        </w:rPr>
      </w:pPr>
      <w:r w:rsidRPr="5CFF3B32">
        <w:rPr>
          <w:rFonts w:ascii="Times New Roman" w:eastAsiaTheme="minorEastAsia" w:hAnsi="Times New Roman" w:cs="Times New Roman"/>
        </w:rPr>
        <w:lastRenderedPageBreak/>
        <w:t>Eq. 20</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oMath>
    </w:p>
    <w:p w14:paraId="2115C348" w14:textId="4C1C26D3" w:rsidR="00E4329B" w:rsidRPr="00071D34" w:rsidRDefault="00E4329B" w:rsidP="00E4329B">
      <w:pPr>
        <w:spacing w:line="480" w:lineRule="auto"/>
        <w:rPr>
          <w:rFonts w:ascii="Times New Roman" w:hAnsi="Times New Roman" w:cs="Times New Roman"/>
        </w:rPr>
      </w:pPr>
      <w:r w:rsidRPr="00071D34">
        <w:rPr>
          <w:rFonts w:ascii="Times New Roman" w:hAnsi="Times New Roman" w:cs="Times New Roman"/>
        </w:rPr>
        <w:t xml:space="preserve">In </w:t>
      </w:r>
      <w:r w:rsidR="00A13447">
        <w:rPr>
          <w:rFonts w:ascii="Times New Roman" w:hAnsi="Times New Roman" w:cs="Times New Roman"/>
        </w:rPr>
        <w:t>zone five</w:t>
      </w:r>
      <w:r w:rsidRPr="00071D34">
        <w:rPr>
          <w:rFonts w:ascii="Times New Roman" w:hAnsi="Times New Roman" w:cs="Times New Roman"/>
        </w:rPr>
        <w:t>, an acoustic receiver is installed in each channel</w:t>
      </w:r>
      <w:r w:rsidR="0027083E" w:rsidRPr="00071D34">
        <w:rPr>
          <w:rFonts w:ascii="Times New Roman" w:hAnsi="Times New Roman" w:cs="Times New Roman"/>
        </w:rPr>
        <w:t>, R3a-b (</w:t>
      </w:r>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10,11</m:t>
            </m:r>
          </m:e>
        </m:d>
      </m:oMath>
      <w:r w:rsidR="0027083E" w:rsidRPr="5CFF3B32">
        <w:rPr>
          <w:rFonts w:ascii="Times New Roman" w:eastAsiaTheme="minorEastAsia" w:hAnsi="Times New Roman" w:cs="Times New Roman"/>
        </w:rPr>
        <w:t>)</w:t>
      </w:r>
      <w:r w:rsidRPr="5CFF3B32">
        <w:rPr>
          <w:rFonts w:ascii="Times New Roman" w:eastAsiaTheme="minorEastAsia" w:hAnsi="Times New Roman" w:cs="Times New Roman"/>
        </w:rPr>
        <w:t>,</w:t>
      </w:r>
      <w:r w:rsidR="0027083E" w:rsidRPr="00071D34">
        <w:rPr>
          <w:rFonts w:ascii="Times New Roman" w:hAnsi="Times New Roman" w:cs="Times New Roman"/>
        </w:rPr>
        <w:t xml:space="preserve"> </w:t>
      </w:r>
      <w:r w:rsidRPr="00071D34">
        <w:rPr>
          <w:rFonts w:ascii="Times New Roman" w:hAnsi="Times New Roman" w:cs="Times New Roman"/>
        </w:rPr>
        <w:t>and their detections are expressed as follows:</w:t>
      </w:r>
    </w:p>
    <w:p w14:paraId="067A0766" w14:textId="50114172" w:rsidR="0027083E" w:rsidRPr="00071D34" w:rsidRDefault="00E4329B" w:rsidP="0027083E">
      <w:pPr>
        <w:spacing w:line="480" w:lineRule="auto"/>
        <w:rPr>
          <w:rFonts w:ascii="Times New Roman" w:hAnsi="Times New Roman" w:cs="Times New Roman"/>
        </w:rPr>
      </w:pPr>
      <w:r w:rsidRPr="00071D34">
        <w:rPr>
          <w:rFonts w:ascii="Times New Roman" w:eastAsiaTheme="minorEastAsia" w:hAnsi="Times New Roman" w:cs="Times New Roman"/>
        </w:rPr>
        <w:t>Eq. 21</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i,10</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i,5,1</m:t>
                </m:r>
              </m:sub>
            </m:sSub>
          </m:e>
        </m:d>
      </m:oMath>
    </w:p>
    <w:p w14:paraId="03F1252D" w14:textId="13681D40" w:rsidR="0027083E" w:rsidRPr="00071D34" w:rsidRDefault="00E4329B" w:rsidP="0027083E">
      <w:pPr>
        <w:spacing w:line="480" w:lineRule="auto"/>
        <w:rPr>
          <w:rFonts w:ascii="Times New Roman" w:hAnsi="Times New Roman" w:cs="Times New Roman"/>
        </w:rPr>
      </w:pPr>
      <w:r w:rsidRPr="00071D34">
        <w:rPr>
          <w:rFonts w:ascii="Times New Roman" w:eastAsiaTheme="minorEastAsia" w:hAnsi="Times New Roman" w:cs="Times New Roman"/>
        </w:rPr>
        <w:t>Eq. 22</w:t>
      </w:r>
      <w:r w:rsidRPr="00071D34">
        <w:rPr>
          <w:rFonts w:ascii="Times New Roman" w:eastAsiaTheme="minorEastAsia" w:hAnsi="Times New Roman" w:cs="Times New Roman"/>
        </w:rPr>
        <w:tab/>
      </w:r>
      <m:oMath>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i,11</m:t>
            </m:r>
          </m:sub>
        </m:sSub>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e>
        </m:d>
        <m:r>
          <w:rPr>
            <w:rFonts w:ascii="Cambria Math" w:hAnsi="Cambria Math" w:cs="Times New Roman"/>
          </w:rPr>
          <m:t>~Bernouilli</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i,5,2</m:t>
                </m:r>
              </m:sub>
            </m:sSub>
          </m:e>
        </m:d>
      </m:oMath>
    </w:p>
    <w:p w14:paraId="41818F3B" w14:textId="2331F631" w:rsidR="00172886" w:rsidRDefault="00172886" w:rsidP="001E18A2">
      <w:pPr>
        <w:spacing w:line="480" w:lineRule="auto"/>
        <w:rPr>
          <w:rFonts w:ascii="Times New Roman" w:hAnsi="Times New Roman" w:cs="Times New Roman"/>
          <w:sz w:val="24"/>
          <w:szCs w:val="24"/>
        </w:rPr>
      </w:pPr>
    </w:p>
    <w:p w14:paraId="4EBE8B71" w14:textId="608D5321" w:rsidR="001C42FB" w:rsidRDefault="001C42FB" w:rsidP="0008211A">
      <w:pPr>
        <w:pStyle w:val="Heading2"/>
        <w:spacing w:line="480" w:lineRule="auto"/>
      </w:pPr>
      <w:r>
        <w:t>Bayesian inference</w:t>
      </w:r>
    </w:p>
    <w:p w14:paraId="36737588" w14:textId="02FB5643" w:rsidR="008803A3" w:rsidRDefault="006D3C1C" w:rsidP="006D3C1C">
      <w:pPr>
        <w:spacing w:line="480" w:lineRule="auto"/>
        <w:rPr>
          <w:rFonts w:ascii="Times New Roman" w:hAnsi="Times New Roman" w:cs="Times New Roman"/>
        </w:rPr>
      </w:pPr>
      <w:r w:rsidRPr="00071D34">
        <w:rPr>
          <w:rFonts w:ascii="Times New Roman" w:hAnsi="Times New Roman" w:cs="Times New Roman"/>
        </w:rPr>
        <w:t>The state-space model is implemented in a Bayesian framework using JAGS 4.3.1 (Plummer, 2017) called from the package R2jags (Su &amp; Yajima, 2020) in R 4.</w:t>
      </w:r>
      <w:r w:rsidR="00106248">
        <w:rPr>
          <w:rFonts w:ascii="Times New Roman" w:hAnsi="Times New Roman" w:cs="Times New Roman"/>
        </w:rPr>
        <w:t>3</w:t>
      </w:r>
      <w:r w:rsidRPr="00071D34">
        <w:rPr>
          <w:rFonts w:ascii="Times New Roman" w:hAnsi="Times New Roman" w:cs="Times New Roman"/>
        </w:rPr>
        <w:t>.</w:t>
      </w:r>
      <w:r w:rsidR="00106248">
        <w:rPr>
          <w:rFonts w:ascii="Times New Roman" w:hAnsi="Times New Roman" w:cs="Times New Roman"/>
        </w:rPr>
        <w:t>3</w:t>
      </w:r>
      <w:r w:rsidRPr="00071D34">
        <w:rPr>
          <w:rFonts w:ascii="Times New Roman" w:hAnsi="Times New Roman" w:cs="Times New Roman"/>
        </w:rPr>
        <w:t xml:space="preserve"> (2022). T</w:t>
      </w:r>
      <w:r w:rsidR="00DF245C">
        <w:rPr>
          <w:rFonts w:ascii="Times New Roman" w:hAnsi="Times New Roman" w:cs="Times New Roman"/>
        </w:rPr>
        <w:t>hree</w:t>
      </w:r>
      <w:r w:rsidRPr="00071D34">
        <w:rPr>
          <w:rFonts w:ascii="Times New Roman" w:hAnsi="Times New Roman" w:cs="Times New Roman"/>
        </w:rPr>
        <w:t xml:space="preserve"> chains were run with an initial burn-in of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4</m:t>
            </m:r>
          </m:sup>
        </m:sSup>
      </m:oMath>
      <w:r w:rsidRPr="00071D34">
        <w:rPr>
          <w:rFonts w:ascii="Times New Roman" w:eastAsiaTheme="minorEastAsia" w:hAnsi="Times New Roman" w:cs="Times New Roman"/>
        </w:rPr>
        <w:t xml:space="preserve"> iterations and followed by an additional </w:t>
      </w:r>
      <m:oMath>
        <m:r>
          <w:rPr>
            <w:rFonts w:ascii="Cambria Math" w:eastAsiaTheme="minorEastAsia" w:hAnsi="Cambria Math" w:cs="Times New Roman"/>
          </w:rPr>
          <m:t>3.5∙</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5</m:t>
            </m:r>
          </m:sup>
        </m:sSup>
      </m:oMath>
      <w:r w:rsidRPr="00071D34">
        <w:rPr>
          <w:rFonts w:ascii="Times New Roman" w:eastAsiaTheme="minorEastAsia" w:hAnsi="Times New Roman" w:cs="Times New Roman"/>
        </w:rPr>
        <w:t xml:space="preserve"> iterations from which one out 100 was kept to reduce autocorrelation. In total, </w:t>
      </w:r>
      <m:oMath>
        <m:sSup>
          <m:sSupPr>
            <m:ctrlPr>
              <w:rPr>
                <w:rFonts w:ascii="Cambria Math" w:hAnsi="Cambria Math" w:cs="Times New Roman"/>
                <w:i/>
              </w:rPr>
            </m:ctrlPr>
          </m:sSupPr>
          <m:e>
            <m:r>
              <w:rPr>
                <w:rFonts w:ascii="Cambria Math" w:hAnsi="Cambria Math" w:cs="Times New Roman"/>
              </w:rPr>
              <m:t>1.02∙10</m:t>
            </m:r>
          </m:e>
          <m:sup>
            <m:r>
              <w:rPr>
                <w:rFonts w:ascii="Cambria Math" w:hAnsi="Cambria Math" w:cs="Times New Roman"/>
              </w:rPr>
              <m:t>4</m:t>
            </m:r>
          </m:sup>
        </m:sSup>
      </m:oMath>
      <w:r w:rsidRPr="00071D34">
        <w:rPr>
          <w:rFonts w:ascii="Times New Roman" w:eastAsiaTheme="minorEastAsia" w:hAnsi="Times New Roman" w:cs="Times New Roman"/>
        </w:rPr>
        <w:t xml:space="preserve"> iterations were used to summarize the posterior distributions of each variable of interest. </w:t>
      </w:r>
      <w:r w:rsidRPr="00071D34">
        <w:rPr>
          <w:rFonts w:ascii="Times New Roman" w:hAnsi="Times New Roman" w:cs="Times New Roman"/>
        </w:rPr>
        <w:t xml:space="preserve">Convergence was assessed using the Gelman-Rubin statistic </w:t>
      </w:r>
      <m:oMath>
        <m:acc>
          <m:accPr>
            <m:ctrlPr>
              <w:rPr>
                <w:rFonts w:ascii="Cambria Math" w:hAnsi="Cambria Math" w:cs="Times New Roman"/>
                <w:i/>
              </w:rPr>
            </m:ctrlPr>
          </m:accPr>
          <m:e>
            <m:r>
              <w:rPr>
                <w:rFonts w:ascii="Cambria Math" w:hAnsi="Cambria Math" w:cs="Times New Roman"/>
              </w:rPr>
              <m:t>R</m:t>
            </m:r>
          </m:e>
        </m:acc>
      </m:oMath>
      <w:r w:rsidRPr="00071D34">
        <w:rPr>
          <w:rFonts w:ascii="Times New Roman" w:hAnsi="Times New Roman" w:cs="Times New Roman"/>
        </w:rPr>
        <w:t xml:space="preserve"> </w:t>
      </w:r>
      <w:r w:rsidR="00D8781F">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{"citationID":"syXaiM6R","properties":{"formattedCitation":"(Gelman and Rubin 1992)","plainCitation":"(Gelman and Rubin 1992)","noteIndex":0},"citationItems":[{"id":1351,"uris":["http://zotero.org/users/3593556/items/IZPT7X4W"],"itemData":{"id":1351,"type":"article-journal","container-title":"Statistical Science","DOI":"10.1214/ss/1177011136","ISSN":"0883-4237","issue":"4","note":"Citation Key: Gelman1992","title":"Inference from Iterative Simulation Using Multiple Sequences","URL":"https://projecteuclid.org/journals/statistical-science/volume-7/issue-4/Inference-from-Iterative-Simulation-Using-Multiple-Sequences/10.1214/ss/1177011136.full","volume":"7","author":[{"family":"Gelman","given":"Andrew"},{"family":"Rubin","given":"Donald B."}],"issued":{"date-parts":[["1992",11,1]]}}}],"schema":"https://github.com/citation-style-language/schema/raw/master/csl-citation.json"} </w:instrText>
      </w:r>
      <w:r w:rsidR="00D8781F">
        <w:rPr>
          <w:rFonts w:ascii="Times New Roman" w:hAnsi="Times New Roman" w:cs="Times New Roman"/>
        </w:rPr>
        <w:fldChar w:fldCharType="separate"/>
      </w:r>
      <w:r w:rsidR="00D8781F" w:rsidRPr="00D8781F">
        <w:rPr>
          <w:rFonts w:ascii="Times New Roman" w:hAnsi="Times New Roman" w:cs="Times New Roman"/>
        </w:rPr>
        <w:t>(Gelman and Rubin 1992)</w:t>
      </w:r>
      <w:r w:rsidR="00D8781F">
        <w:rPr>
          <w:rFonts w:ascii="Times New Roman" w:hAnsi="Times New Roman" w:cs="Times New Roman"/>
        </w:rPr>
        <w:fldChar w:fldCharType="end"/>
      </w:r>
      <w:r w:rsidR="0043043C">
        <w:rPr>
          <w:rFonts w:ascii="Times New Roman" w:hAnsi="Times New Roman" w:cs="Times New Roman"/>
        </w:rPr>
        <w:t xml:space="preserve">, </w:t>
      </w:r>
      <w:r w:rsidRPr="00071D34">
        <w:rPr>
          <w:rFonts w:ascii="Times New Roman" w:hAnsi="Times New Roman" w:cs="Times New Roman"/>
        </w:rPr>
        <w:t>and MCMC chains were inspected visually to ensure that good mixing was achieved. Weakly informative priors were assigned to all probabilities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w:r w:rsidRPr="00071D34">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z,c</m:t>
            </m:r>
          </m:sub>
        </m:sSub>
      </m:oMath>
      <w:r w:rsidRPr="00071D34">
        <w:rPr>
          <w:rFonts w:ascii="Times New Roman" w:hAnsi="Times New Roman" w:cs="Times New Roman"/>
        </w:rPr>
        <w:t>) to be estimated</w:t>
      </w:r>
      <w:r w:rsidR="0043043C">
        <w:rPr>
          <w:rFonts w:ascii="Times New Roman" w:hAnsi="Times New Roman" w:cs="Times New Roman"/>
        </w:rPr>
        <w:t xml:space="preserve"> </w:t>
      </w:r>
      <w:r w:rsidR="0043043C">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{"citationID":"IyMjNL20","properties":{"formattedCitation":"(van de Schoot et al. 2021)","plainCitation":"(van de Schoot et al. 2021)","noteIndex":0},"citationItems":[{"id":2007,"uris":["http://zotero.org/users/3593556/items/URW9WH8N"],"itemData":{"id":2007,"type":"article-journal","abstract":"Bayesian statistics is an approach to data analysis based on Bayes’ theorem, where available knowledge about parameters in a statistical model is updated with the information in observed data. The background knowledge is expressed as a prior distribution and combined with observational data in the form of a likelihood function to determine the posterior distribution. The posterior can also be used for making predictions about future events. This Primer describes the stages involved in Bayesian analysis, from specifying the prior and data models to deriving inference, model checking and refinement. We discuss the importance of prior and posterior predictive checking, selecting a proper technique for sampling from a posterior distribution, variational inference and variable selection. Examples of successful applications of Bayesian analysis across various research fields are provided, including in social sciences, ecology, genetics, medicine and more. We propose strategies for reproducibility and reporting standards, outlining an updated WAMBS (when to Worry and how to Avoid the Misuse of Bayesian Statistics) checklist. Finally, we outline the impact of Bayesian analysis on artificial intelligence, a major goal in the next decade.","container-title":"Nature Reviews Methods Primers","DOI":"10.1038/s43586-020-00001-2","ISSN":"2662-8449","issue":"1","note":"publisher: Springer Nature","page":"1","title":"Bayesian statistics and modelling","volume":"1","author":[{"family":"Schoot","given":"Rens","non-dropping-particle":"van de"},{"family":"Depaoli","given":"Sarah"},{"family":"King","given":"Ruth"},{"family":"Kramer","given":"Bianca"},{"family":"Märtens","given":"Kaspar"},{"family":"Tadesse","given":"Mahlet G."},{"family":"Vannucci","given":"Marina"},{"family":"Gelman","given":"Andrew"},{"family":"Veen","given":"Duco"},{"family":"Willemsen","given":"Joukje"},{"family":"Yau","given":"Christopher"}],"issued":{"date-parts":[["2021",1,14]]}}}],"schema":"https://github.com/citation-style-language/schema/raw/master/csl-citation.json"} </w:instrText>
      </w:r>
      <w:r w:rsidR="0043043C">
        <w:rPr>
          <w:rFonts w:ascii="Times New Roman" w:hAnsi="Times New Roman" w:cs="Times New Roman"/>
        </w:rPr>
        <w:fldChar w:fldCharType="separate"/>
      </w:r>
      <w:r w:rsidR="0043043C" w:rsidRPr="0043043C">
        <w:rPr>
          <w:rFonts w:ascii="Times New Roman" w:hAnsi="Times New Roman" w:cs="Times New Roman"/>
        </w:rPr>
        <w:t>(van de Schoot et al. 2021)</w:t>
      </w:r>
      <w:r w:rsidR="0043043C">
        <w:rPr>
          <w:rFonts w:ascii="Times New Roman" w:hAnsi="Times New Roman" w:cs="Times New Roman"/>
        </w:rPr>
        <w:fldChar w:fldCharType="end"/>
      </w:r>
      <w:r w:rsidR="0043043C">
        <w:rPr>
          <w:rFonts w:ascii="Times New Roman" w:hAnsi="Times New Roman" w:cs="Times New Roman"/>
        </w:rPr>
        <w:t>,</w:t>
      </w:r>
      <w:r w:rsidRPr="00071D34">
        <w:rPr>
          <w:rFonts w:ascii="Times New Roman" w:hAnsi="Times New Roman" w:cs="Times New Roman"/>
        </w:rPr>
        <w:t xml:space="preserve"> namely a Beta distribution </w:t>
      </w:r>
      <w:r w:rsidR="007A7AD8" w:rsidRPr="00071D34">
        <w:rPr>
          <w:rFonts w:ascii="Times New Roman" w:hAnsi="Times New Roman" w:cs="Times New Roman"/>
        </w:rPr>
        <w:t>with both shape parameters equal to one.</w:t>
      </w:r>
      <w:r w:rsidR="00B36826">
        <w:rPr>
          <w:rFonts w:ascii="Times New Roman" w:hAnsi="Times New Roman" w:cs="Times New Roman"/>
        </w:rPr>
        <w:t xml:space="preserve"> The script</w:t>
      </w:r>
      <w:r w:rsidR="00227DF8">
        <w:rPr>
          <w:rFonts w:ascii="Times New Roman" w:hAnsi="Times New Roman" w:cs="Times New Roman"/>
        </w:rPr>
        <w:t xml:space="preserve">s and data necessary </w:t>
      </w:r>
      <w:r w:rsidR="00B36826">
        <w:rPr>
          <w:rFonts w:ascii="Times New Roman" w:hAnsi="Times New Roman" w:cs="Times New Roman"/>
        </w:rPr>
        <w:t>to run this</w:t>
      </w:r>
      <w:r w:rsidR="00227DF8">
        <w:rPr>
          <w:rFonts w:ascii="Times New Roman" w:hAnsi="Times New Roman" w:cs="Times New Roman"/>
        </w:rPr>
        <w:t xml:space="preserve"> analysis are</w:t>
      </w:r>
      <w:r w:rsidR="00B36826">
        <w:rPr>
          <w:rFonts w:ascii="Times New Roman" w:hAnsi="Times New Roman" w:cs="Times New Roman"/>
        </w:rPr>
        <w:t xml:space="preserve"> available on the GitHub repository created for this project</w:t>
      </w:r>
      <w:r w:rsidR="00227DF8">
        <w:rPr>
          <w:rFonts w:ascii="Times New Roman" w:hAnsi="Times New Roman" w:cs="Times New Roman"/>
        </w:rPr>
        <w:t xml:space="preserve"> (</w:t>
      </w:r>
      <w:r w:rsidR="009803EA">
        <w:rPr>
          <w:rFonts w:ascii="Times New Roman" w:hAnsi="Times New Roman" w:cs="Times New Roman"/>
        </w:rPr>
        <w:t>Dauphin, 2024</w:t>
      </w:r>
      <w:r w:rsidR="00227DF8">
        <w:rPr>
          <w:rFonts w:ascii="Times New Roman" w:hAnsi="Times New Roman" w:cs="Times New Roman"/>
        </w:rPr>
        <w:t>)</w:t>
      </w:r>
      <w:r w:rsidR="00B36826">
        <w:rPr>
          <w:rFonts w:ascii="Times New Roman" w:hAnsi="Times New Roman" w:cs="Times New Roman"/>
        </w:rPr>
        <w:t>.</w:t>
      </w:r>
    </w:p>
    <w:p w14:paraId="6331E652" w14:textId="77777777" w:rsidR="00B36826" w:rsidRPr="00071D34" w:rsidRDefault="00B36826" w:rsidP="006D3C1C">
      <w:pPr>
        <w:spacing w:line="480" w:lineRule="auto"/>
        <w:rPr>
          <w:rFonts w:ascii="Times New Roman" w:hAnsi="Times New Roman" w:cs="Times New Roman"/>
        </w:rPr>
      </w:pPr>
    </w:p>
    <w:p w14:paraId="1281FCFB" w14:textId="77777777" w:rsidR="005D6D23" w:rsidRPr="00FB10CB" w:rsidRDefault="005D6D23" w:rsidP="005D6D23">
      <w:pPr>
        <w:rPr>
          <w:rFonts w:ascii="Times New Roman" w:hAnsi="Times New Roman" w:cs="Times New Roman"/>
        </w:rPr>
      </w:pPr>
    </w:p>
    <w:p w14:paraId="7CC6C160" w14:textId="77777777" w:rsidR="005D6D23" w:rsidRPr="00FB10CB" w:rsidRDefault="005D6D23">
      <w:pPr>
        <w:rPr>
          <w:rFonts w:ascii="Times New Roman" w:hAnsi="Times New Roman" w:cs="Times New Roman"/>
        </w:rPr>
        <w:sectPr w:rsidR="005D6D23" w:rsidRPr="00FB10CB" w:rsidSect="00AC3706">
          <w:pgSz w:w="12240" w:h="15840"/>
          <w:pgMar w:top="1440" w:right="1440" w:bottom="1440" w:left="1440" w:header="720" w:footer="720" w:gutter="0"/>
          <w:lnNumType w:countBy="1" w:restart="continuous"/>
          <w:cols w:space="720"/>
          <w:docGrid w:linePitch="360"/>
        </w:sectPr>
      </w:pPr>
    </w:p>
    <w:p w14:paraId="78B5F1A7" w14:textId="087E5621" w:rsidR="005D6D23" w:rsidRPr="00FB10CB" w:rsidRDefault="771470F8" w:rsidP="005D6D23">
      <w:pPr>
        <w:pStyle w:val="Heading1"/>
        <w:rPr>
          <w:rFonts w:ascii="Times New Roman" w:hAnsi="Times New Roman" w:cs="Times New Roman"/>
        </w:rPr>
      </w:pPr>
      <w:r w:rsidRPr="771470F8">
        <w:rPr>
          <w:rFonts w:ascii="Times New Roman" w:hAnsi="Times New Roman" w:cs="Times New Roman"/>
        </w:rPr>
        <w:lastRenderedPageBreak/>
        <w:t>Results</w:t>
      </w:r>
    </w:p>
    <w:p w14:paraId="71BAF6A5" w14:textId="62BB51C0" w:rsidR="005D6D23" w:rsidRDefault="005D6D23">
      <w:pPr>
        <w:rPr>
          <w:rFonts w:ascii="Times New Roman" w:hAnsi="Times New Roman" w:cs="Times New Roman"/>
        </w:rPr>
      </w:pPr>
    </w:p>
    <w:p w14:paraId="4E936E69" w14:textId="33DD49E5" w:rsidR="00F226A5" w:rsidRPr="00207C33" w:rsidRDefault="00F226A5" w:rsidP="00F226A5">
      <w:pPr>
        <w:spacing w:line="480" w:lineRule="auto"/>
        <w:rPr>
          <w:rFonts w:ascii="Times New Roman" w:hAnsi="Times New Roman" w:cs="Times New Roman"/>
        </w:rPr>
      </w:pPr>
      <w:r w:rsidRPr="00207C33">
        <w:rPr>
          <w:rFonts w:ascii="Times New Roman" w:hAnsi="Times New Roman" w:cs="Times New Roman"/>
        </w:rPr>
        <w:t xml:space="preserve">All 45 smolts tags were detected at least once at one of the river receivers (Rx1 to R3b, </w:t>
      </w:r>
      <w:r w:rsidRPr="00207C33">
        <w:rPr>
          <w:rFonts w:ascii="Times New Roman" w:hAnsi="Times New Roman" w:cs="Times New Roman"/>
        </w:rPr>
        <w:fldChar w:fldCharType="begin"/>
      </w:r>
      <w:r w:rsidRPr="00207C33">
        <w:rPr>
          <w:rFonts w:ascii="Times New Roman" w:hAnsi="Times New Roman" w:cs="Times New Roman"/>
        </w:rPr>
        <w:instrText xml:space="preserve"> REF _Ref121752368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Figure </w:t>
      </w:r>
      <w:r w:rsidRPr="0031433A">
        <w:rPr>
          <w:rFonts w:ascii="Times New Roman" w:hAnsi="Times New Roman" w:cs="Times New Roman"/>
        </w:rPr>
        <w:t>1</w:t>
      </w:r>
      <w:r w:rsidRPr="00207C33">
        <w:rPr>
          <w:rFonts w:ascii="Times New Roman" w:hAnsi="Times New Roman" w:cs="Times New Roman"/>
        </w:rPr>
        <w:fldChar w:fldCharType="end"/>
      </w:r>
      <w:r w:rsidRPr="00207C33">
        <w:rPr>
          <w:rFonts w:ascii="Times New Roman" w:hAnsi="Times New Roman" w:cs="Times New Roman"/>
        </w:rPr>
        <w:t xml:space="preserve">, </w:t>
      </w:r>
      <w:r w:rsidRPr="00207C33">
        <w:rPr>
          <w:rFonts w:ascii="Times New Roman" w:hAnsi="Times New Roman" w:cs="Times New Roman"/>
        </w:rPr>
        <w:fldChar w:fldCharType="begin"/>
      </w:r>
      <w:r w:rsidRPr="00207C33">
        <w:rPr>
          <w:rFonts w:ascii="Times New Roman" w:hAnsi="Times New Roman" w:cs="Times New Roman"/>
        </w:rPr>
        <w:instrText xml:space="preserve"> REF _Ref127974946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2</w:t>
      </w:r>
      <w:r w:rsidRPr="00207C33">
        <w:rPr>
          <w:rFonts w:ascii="Times New Roman" w:hAnsi="Times New Roman" w:cs="Times New Roman"/>
        </w:rPr>
        <w:fldChar w:fldCharType="end"/>
      </w:r>
      <w:r w:rsidRPr="00207C33">
        <w:rPr>
          <w:rFonts w:ascii="Times New Roman" w:hAnsi="Times New Roman" w:cs="Times New Roman"/>
        </w:rPr>
        <w:t xml:space="preserve">) and 44 of them were detected at the head of tide array (HoT, </w:t>
      </w:r>
      <w:r w:rsidRPr="00207C33">
        <w:rPr>
          <w:rFonts w:ascii="Times New Roman" w:hAnsi="Times New Roman" w:cs="Times New Roman"/>
        </w:rPr>
        <w:fldChar w:fldCharType="begin"/>
      </w:r>
      <w:r w:rsidRPr="00207C33">
        <w:rPr>
          <w:rFonts w:ascii="Times New Roman" w:hAnsi="Times New Roman" w:cs="Times New Roman"/>
        </w:rPr>
        <w:instrText xml:space="preserve"> REF _Ref127974946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2</w:t>
      </w:r>
      <w:r w:rsidRPr="00207C33">
        <w:rPr>
          <w:rFonts w:ascii="Times New Roman" w:hAnsi="Times New Roman" w:cs="Times New Roman"/>
        </w:rPr>
        <w:fldChar w:fldCharType="end"/>
      </w:r>
      <w:r w:rsidRPr="00207C33">
        <w:rPr>
          <w:rFonts w:ascii="Times New Roman" w:hAnsi="Times New Roman" w:cs="Times New Roman"/>
        </w:rPr>
        <w:t>) suggesting that all marked fish survived this part of their migration. A number of smolts were detected further at the inner bay</w:t>
      </w:r>
      <w:r>
        <w:rPr>
          <w:rFonts w:ascii="Times New Roman" w:hAnsi="Times New Roman" w:cs="Times New Roman"/>
        </w:rPr>
        <w:t xml:space="preserve"> (n=33)</w:t>
      </w:r>
      <w:r w:rsidRPr="00207C33">
        <w:rPr>
          <w:rFonts w:ascii="Times New Roman" w:hAnsi="Times New Roman" w:cs="Times New Roman"/>
        </w:rPr>
        <w:t xml:space="preserve">, outer bay </w:t>
      </w:r>
      <w:r>
        <w:rPr>
          <w:rFonts w:ascii="Times New Roman" w:hAnsi="Times New Roman" w:cs="Times New Roman"/>
        </w:rPr>
        <w:t xml:space="preserve">(n=39) </w:t>
      </w:r>
      <w:r w:rsidRPr="00207C33">
        <w:rPr>
          <w:rFonts w:ascii="Times New Roman" w:hAnsi="Times New Roman" w:cs="Times New Roman"/>
        </w:rPr>
        <w:t xml:space="preserve">and SoBI arrays </w:t>
      </w:r>
      <w:r>
        <w:rPr>
          <w:rFonts w:ascii="Times New Roman" w:hAnsi="Times New Roman" w:cs="Times New Roman"/>
        </w:rPr>
        <w:t>(n=27) (</w:t>
      </w:r>
      <w:r w:rsidRPr="00207C33">
        <w:rPr>
          <w:rFonts w:ascii="Times New Roman" w:hAnsi="Times New Roman" w:cs="Times New Roman"/>
        </w:rPr>
        <w:fldChar w:fldCharType="begin"/>
      </w:r>
      <w:r w:rsidRPr="00207C33">
        <w:rPr>
          <w:rFonts w:ascii="Times New Roman" w:hAnsi="Times New Roman" w:cs="Times New Roman"/>
        </w:rPr>
        <w:instrText xml:space="preserve"> REF _Ref129342120 \h  \* MERGEFORMAT </w:instrText>
      </w:r>
      <w:r w:rsidRPr="00207C33">
        <w:rPr>
          <w:rFonts w:ascii="Times New Roman" w:hAnsi="Times New Roman" w:cs="Times New Roman"/>
        </w:rPr>
      </w:r>
      <w:r w:rsidRPr="00207C33">
        <w:rPr>
          <w:rFonts w:ascii="Times New Roman" w:hAnsi="Times New Roman" w:cs="Times New Roman"/>
        </w:rPr>
        <w:fldChar w:fldCharType="separate"/>
      </w:r>
      <w:r w:rsidRPr="00207C33">
        <w:rPr>
          <w:rFonts w:ascii="Times New Roman" w:hAnsi="Times New Roman" w:cs="Times New Roman"/>
        </w:rPr>
        <w:t xml:space="preserve">Table </w:t>
      </w:r>
      <w:r w:rsidRPr="0031433A">
        <w:rPr>
          <w:rFonts w:ascii="Times New Roman" w:hAnsi="Times New Roman" w:cs="Times New Roman"/>
        </w:rPr>
        <w:t>1</w:t>
      </w:r>
      <w:r w:rsidRPr="00207C33">
        <w:rPr>
          <w:rFonts w:ascii="Times New Roman" w:hAnsi="Times New Roman" w:cs="Times New Roman"/>
        </w:rPr>
        <w:fldChar w:fldCharType="end"/>
      </w:r>
      <w:r w:rsidRPr="00207C33">
        <w:rPr>
          <w:rFonts w:ascii="Times New Roman" w:hAnsi="Times New Roman" w:cs="Times New Roman"/>
        </w:rPr>
        <w:t xml:space="preserve">) suggesting that at least 87% of these individuals made their way out of the </w:t>
      </w:r>
      <w:r>
        <w:rPr>
          <w:rFonts w:ascii="Times New Roman" w:hAnsi="Times New Roman" w:cs="Times New Roman"/>
        </w:rPr>
        <w:t>Mawipoqtapei (Chaleur Bay)</w:t>
      </w:r>
      <w:r w:rsidRPr="00207C33">
        <w:rPr>
          <w:rFonts w:ascii="Times New Roman" w:hAnsi="Times New Roman" w:cs="Times New Roman"/>
        </w:rPr>
        <w:t xml:space="preserve"> and 60%</w:t>
      </w:r>
      <w:r>
        <w:rPr>
          <w:rFonts w:ascii="Times New Roman" w:hAnsi="Times New Roman" w:cs="Times New Roman"/>
        </w:rPr>
        <w:t xml:space="preserve"> to </w:t>
      </w:r>
      <w:r w:rsidRPr="00207C33">
        <w:rPr>
          <w:rFonts w:ascii="Times New Roman" w:hAnsi="Times New Roman" w:cs="Times New Roman"/>
        </w:rPr>
        <w:t>North of Newfoundland</w:t>
      </w:r>
      <w:r>
        <w:rPr>
          <w:rFonts w:ascii="Times New Roman" w:hAnsi="Times New Roman" w:cs="Times New Roman"/>
        </w:rPr>
        <w:t>.</w:t>
      </w:r>
      <w:r w:rsidRPr="00207C33">
        <w:rPr>
          <w:rFonts w:ascii="Times New Roman" w:hAnsi="Times New Roman" w:cs="Times New Roman"/>
        </w:rPr>
        <w:t xml:space="preserve"> </w:t>
      </w:r>
    </w:p>
    <w:p w14:paraId="5AE59A1B" w14:textId="77777777" w:rsidR="005C70B7" w:rsidRDefault="005C70B7">
      <w:pPr>
        <w:rPr>
          <w:rFonts w:ascii="Times New Roman" w:hAnsi="Times New Roman" w:cs="Times New Roman"/>
        </w:rPr>
      </w:pPr>
    </w:p>
    <w:p w14:paraId="473C17AE" w14:textId="54255A4C" w:rsidR="002C0499" w:rsidRDefault="002C0499" w:rsidP="002C0499">
      <w:pPr>
        <w:pStyle w:val="Heading2"/>
      </w:pPr>
      <w:r>
        <w:t xml:space="preserve">Travel time </w:t>
      </w:r>
      <w:r w:rsidR="00F02D56">
        <w:t xml:space="preserve">from release sites to SoBI array </w:t>
      </w:r>
      <w:r>
        <w:t>and residence time in the island network</w:t>
      </w:r>
    </w:p>
    <w:p w14:paraId="31A42240" w14:textId="181F1114" w:rsidR="002C0499" w:rsidRPr="00071D34" w:rsidRDefault="002C0499" w:rsidP="008C1024">
      <w:pPr>
        <w:spacing w:line="480" w:lineRule="auto"/>
        <w:rPr>
          <w:rFonts w:ascii="Times New Roman" w:hAnsi="Times New Roman" w:cs="Times New Roman"/>
        </w:rPr>
      </w:pPr>
    </w:p>
    <w:p w14:paraId="5F7ED460" w14:textId="4021CC46" w:rsidR="002953B9" w:rsidRPr="00071D34" w:rsidRDefault="008C1024" w:rsidP="008C1024">
      <w:pPr>
        <w:spacing w:line="480" w:lineRule="auto"/>
        <w:rPr>
          <w:rFonts w:ascii="Times New Roman" w:hAnsi="Times New Roman" w:cs="Times New Roman"/>
        </w:rPr>
      </w:pPr>
      <w:r w:rsidRPr="00071D34">
        <w:rPr>
          <w:rFonts w:ascii="Times New Roman" w:hAnsi="Times New Roman" w:cs="Times New Roman"/>
        </w:rPr>
        <w:t>On average, smolts were detected</w:t>
      </w:r>
      <w:r w:rsidR="00F02D56">
        <w:rPr>
          <w:rFonts w:ascii="Times New Roman" w:hAnsi="Times New Roman" w:cs="Times New Roman"/>
        </w:rPr>
        <w:t xml:space="preserve"> </w:t>
      </w:r>
      <w:r w:rsidR="004E4872">
        <w:rPr>
          <w:rFonts w:ascii="Times New Roman" w:hAnsi="Times New Roman" w:cs="Times New Roman"/>
        </w:rPr>
        <w:t>167</w:t>
      </w:r>
      <w:r w:rsidRPr="00071D34">
        <w:rPr>
          <w:rFonts w:ascii="Times New Roman" w:hAnsi="Times New Roman" w:cs="Times New Roman"/>
        </w:rPr>
        <w:t xml:space="preserve"> times from the time of their release in the Kedgwick River to their </w:t>
      </w:r>
      <w:r w:rsidR="00BE6BA6">
        <w:rPr>
          <w:rFonts w:ascii="Times New Roman" w:hAnsi="Times New Roman" w:cs="Times New Roman"/>
        </w:rPr>
        <w:t xml:space="preserve">entry in </w:t>
      </w:r>
      <w:r w:rsidRPr="00071D34">
        <w:rPr>
          <w:rFonts w:ascii="Times New Roman" w:hAnsi="Times New Roman" w:cs="Times New Roman"/>
        </w:rPr>
        <w:t>the estuary</w:t>
      </w:r>
      <w:r w:rsidR="00F02D56">
        <w:rPr>
          <w:rFonts w:ascii="Times New Roman" w:hAnsi="Times New Roman" w:cs="Times New Roman"/>
        </w:rPr>
        <w:t xml:space="preserve"> (HoT array)</w:t>
      </w:r>
      <w:r w:rsidRPr="00071D34">
        <w:rPr>
          <w:rFonts w:ascii="Times New Roman" w:hAnsi="Times New Roman" w:cs="Times New Roman"/>
        </w:rPr>
        <w:t xml:space="preserve">. When detected at a receiver, </w:t>
      </w:r>
      <w:r w:rsidR="771470F8" w:rsidRPr="771470F8">
        <w:rPr>
          <w:rFonts w:ascii="Times New Roman" w:hAnsi="Times New Roman" w:cs="Times New Roman"/>
        </w:rPr>
        <w:t xml:space="preserve">most </w:t>
      </w:r>
      <w:r w:rsidR="00A826B4" w:rsidRPr="00071D34">
        <w:rPr>
          <w:rFonts w:ascii="Times New Roman" w:hAnsi="Times New Roman" w:cs="Times New Roman"/>
        </w:rPr>
        <w:t>smolts were</w:t>
      </w:r>
      <w:r w:rsidR="00992F46" w:rsidRPr="00071D34">
        <w:rPr>
          <w:rFonts w:ascii="Times New Roman" w:hAnsi="Times New Roman" w:cs="Times New Roman"/>
        </w:rPr>
        <w:t xml:space="preserve"> </w:t>
      </w:r>
      <w:r w:rsidRPr="00071D34">
        <w:rPr>
          <w:rFonts w:ascii="Times New Roman" w:hAnsi="Times New Roman" w:cs="Times New Roman"/>
        </w:rPr>
        <w:t>only detected a handful of times at</w:t>
      </w:r>
      <w:r w:rsidR="00992F46" w:rsidRPr="00071D34">
        <w:rPr>
          <w:rFonts w:ascii="Times New Roman" w:hAnsi="Times New Roman" w:cs="Times New Roman"/>
        </w:rPr>
        <w:t xml:space="preserve"> </w:t>
      </w:r>
      <w:r w:rsidR="771470F8" w:rsidRPr="771470F8">
        <w:rPr>
          <w:rFonts w:ascii="Times New Roman" w:hAnsi="Times New Roman" w:cs="Times New Roman"/>
        </w:rPr>
        <w:t xml:space="preserve">that </w:t>
      </w:r>
      <w:r w:rsidRPr="00071D34">
        <w:rPr>
          <w:rFonts w:ascii="Times New Roman" w:hAnsi="Times New Roman" w:cs="Times New Roman"/>
        </w:rPr>
        <w:t xml:space="preserve">receiver. </w:t>
      </w:r>
      <w:r w:rsidR="771470F8" w:rsidRPr="771470F8">
        <w:rPr>
          <w:rFonts w:ascii="Times New Roman" w:hAnsi="Times New Roman" w:cs="Times New Roman"/>
        </w:rPr>
        <w:t>However, s</w:t>
      </w:r>
      <w:r w:rsidR="00992F46" w:rsidRPr="00071D34">
        <w:rPr>
          <w:rFonts w:ascii="Times New Roman" w:hAnsi="Times New Roman" w:cs="Times New Roman"/>
        </w:rPr>
        <w:t xml:space="preserve">everal receivers </w:t>
      </w:r>
      <w:r w:rsidR="00A54B87" w:rsidRPr="00071D34">
        <w:rPr>
          <w:rFonts w:ascii="Times New Roman" w:hAnsi="Times New Roman" w:cs="Times New Roman"/>
        </w:rPr>
        <w:t>had</w:t>
      </w:r>
      <w:r w:rsidR="00992F46" w:rsidRPr="00071D34">
        <w:rPr>
          <w:rFonts w:ascii="Times New Roman" w:hAnsi="Times New Roman" w:cs="Times New Roman"/>
        </w:rPr>
        <w:t xml:space="preserve"> </w:t>
      </w:r>
      <w:r w:rsidR="00074598" w:rsidRPr="00071D34">
        <w:rPr>
          <w:rFonts w:ascii="Times New Roman" w:hAnsi="Times New Roman" w:cs="Times New Roman"/>
        </w:rPr>
        <w:t xml:space="preserve">a </w:t>
      </w:r>
      <w:r w:rsidR="771470F8" w:rsidRPr="771470F8">
        <w:rPr>
          <w:rFonts w:ascii="Times New Roman" w:hAnsi="Times New Roman" w:cs="Times New Roman"/>
        </w:rPr>
        <w:t xml:space="preserve">much </w:t>
      </w:r>
      <w:r w:rsidR="00992F46" w:rsidRPr="00071D34">
        <w:rPr>
          <w:rFonts w:ascii="Times New Roman" w:hAnsi="Times New Roman" w:cs="Times New Roman"/>
        </w:rPr>
        <w:t>higher average number of detection</w:t>
      </w:r>
      <w:r w:rsidR="00FE5CC5" w:rsidRPr="00071D34">
        <w:rPr>
          <w:rFonts w:ascii="Times New Roman" w:hAnsi="Times New Roman" w:cs="Times New Roman"/>
        </w:rPr>
        <w:t>s</w:t>
      </w:r>
      <w:r w:rsidR="00992F46" w:rsidRPr="00071D34">
        <w:rPr>
          <w:rFonts w:ascii="Times New Roman" w:hAnsi="Times New Roman" w:cs="Times New Roman"/>
        </w:rPr>
        <w:t xml:space="preserve"> per fish. For receivers Rx1 and Rx2b this higher number of detections was driven by two or three </w:t>
      </w:r>
      <w:r w:rsidR="002A2F0E">
        <w:rPr>
          <w:rFonts w:ascii="Times New Roman" w:hAnsi="Times New Roman" w:cs="Times New Roman"/>
        </w:rPr>
        <w:t xml:space="preserve">individuals </w:t>
      </w:r>
      <w:r w:rsidR="00992F46" w:rsidRPr="00071D34">
        <w:rPr>
          <w:rFonts w:ascii="Times New Roman" w:hAnsi="Times New Roman" w:cs="Times New Roman"/>
        </w:rPr>
        <w:t xml:space="preserve">that </w:t>
      </w:r>
      <w:r w:rsidR="771470F8" w:rsidRPr="771470F8">
        <w:rPr>
          <w:rFonts w:ascii="Times New Roman" w:hAnsi="Times New Roman" w:cs="Times New Roman"/>
        </w:rPr>
        <w:t>appeared to remain in the vicinity of</w:t>
      </w:r>
      <w:r w:rsidR="00992F46" w:rsidRPr="00071D34">
        <w:rPr>
          <w:rFonts w:ascii="Times New Roman" w:hAnsi="Times New Roman" w:cs="Times New Roman"/>
        </w:rPr>
        <w:t xml:space="preserve"> the receiver for a prolonged period of time (</w:t>
      </w:r>
      <w:r w:rsidR="00992F46" w:rsidRPr="00071D34">
        <w:rPr>
          <w:rFonts w:ascii="Times New Roman" w:hAnsi="Times New Roman" w:cs="Times New Roman"/>
        </w:rPr>
        <w:fldChar w:fldCharType="begin"/>
      </w:r>
      <w:r w:rsidR="00992F46"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992F46" w:rsidRPr="00071D34">
        <w:rPr>
          <w:rFonts w:ascii="Times New Roman" w:hAnsi="Times New Roman" w:cs="Times New Roman"/>
        </w:rPr>
      </w:r>
      <w:r w:rsidR="00992F46" w:rsidRPr="00071D34">
        <w:rPr>
          <w:rFonts w:ascii="Times New Roman" w:hAnsi="Times New Roman" w:cs="Times New Roman"/>
        </w:rPr>
        <w:fldChar w:fldCharType="separate"/>
      </w:r>
      <w:r w:rsidR="00D733C1">
        <w:t xml:space="preserve">Figure </w:t>
      </w:r>
      <w:r w:rsidR="00D733C1">
        <w:rPr>
          <w:noProof/>
        </w:rPr>
        <w:t>2</w:t>
      </w:r>
      <w:r w:rsidR="00992F46" w:rsidRPr="00071D34">
        <w:rPr>
          <w:rFonts w:ascii="Times New Roman" w:hAnsi="Times New Roman" w:cs="Times New Roman"/>
        </w:rPr>
        <w:fldChar w:fldCharType="end"/>
      </w:r>
      <w:r w:rsidR="00992F46" w:rsidRPr="00071D34">
        <w:rPr>
          <w:rFonts w:ascii="Times New Roman" w:hAnsi="Times New Roman" w:cs="Times New Roman"/>
        </w:rPr>
        <w:t xml:space="preserve">, </w:t>
      </w:r>
      <w:r w:rsidR="00992F46" w:rsidRPr="00071D34">
        <w:rPr>
          <w:rFonts w:ascii="Times New Roman" w:hAnsi="Times New Roman" w:cs="Times New Roman"/>
        </w:rPr>
        <w:fldChar w:fldCharType="begin"/>
      </w:r>
      <w:r w:rsidR="00992F46"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00992F46" w:rsidRPr="00071D34">
        <w:rPr>
          <w:rFonts w:ascii="Times New Roman" w:hAnsi="Times New Roman" w:cs="Times New Roman"/>
        </w:rPr>
      </w:r>
      <w:r w:rsidR="00992F46" w:rsidRPr="00071D34">
        <w:rPr>
          <w:rFonts w:ascii="Times New Roman" w:hAnsi="Times New Roman" w:cs="Times New Roman"/>
        </w:rPr>
        <w:fldChar w:fldCharType="separate"/>
      </w:r>
      <w:r w:rsidR="00D733C1">
        <w:t xml:space="preserve">Table </w:t>
      </w:r>
      <w:r w:rsidR="00D733C1">
        <w:rPr>
          <w:noProof/>
        </w:rPr>
        <w:t>1</w:t>
      </w:r>
      <w:r w:rsidR="00992F46" w:rsidRPr="00071D34">
        <w:rPr>
          <w:rFonts w:ascii="Times New Roman" w:hAnsi="Times New Roman" w:cs="Times New Roman"/>
        </w:rPr>
        <w:fldChar w:fldCharType="end"/>
      </w:r>
      <w:r w:rsidR="00992F46" w:rsidRPr="00071D34">
        <w:rPr>
          <w:rFonts w:ascii="Times New Roman" w:hAnsi="Times New Roman" w:cs="Times New Roman"/>
        </w:rPr>
        <w:t>)</w:t>
      </w:r>
      <w:r w:rsidR="771470F8" w:rsidRPr="771470F8">
        <w:rPr>
          <w:rFonts w:ascii="Times New Roman" w:hAnsi="Times New Roman" w:cs="Times New Roman"/>
        </w:rPr>
        <w:t>.</w:t>
      </w:r>
      <w:r w:rsidR="00992F46" w:rsidRPr="00071D34">
        <w:rPr>
          <w:rFonts w:ascii="Times New Roman" w:hAnsi="Times New Roman" w:cs="Times New Roman"/>
        </w:rPr>
        <w:t xml:space="preserve"> </w:t>
      </w:r>
      <w:r w:rsidR="007E40B3">
        <w:rPr>
          <w:rFonts w:ascii="Times New Roman" w:hAnsi="Times New Roman" w:cs="Times New Roman"/>
        </w:rPr>
        <w:t xml:space="preserve">For </w:t>
      </w:r>
      <w:r w:rsidR="00992F46" w:rsidRPr="00071D34">
        <w:rPr>
          <w:rFonts w:ascii="Times New Roman" w:hAnsi="Times New Roman" w:cs="Times New Roman"/>
        </w:rPr>
        <w:t>the</w:t>
      </w:r>
      <w:r w:rsidR="00B36826">
        <w:rPr>
          <w:rFonts w:ascii="Times New Roman" w:hAnsi="Times New Roman" w:cs="Times New Roman"/>
        </w:rPr>
        <w:t xml:space="preserve"> HoT</w:t>
      </w:r>
      <w:r w:rsidR="00992F46" w:rsidRPr="00071D34">
        <w:rPr>
          <w:rFonts w:ascii="Times New Roman" w:hAnsi="Times New Roman" w:cs="Times New Roman"/>
        </w:rPr>
        <w:t xml:space="preserve"> array</w:t>
      </w:r>
      <w:r w:rsidR="771470F8" w:rsidRPr="771470F8">
        <w:rPr>
          <w:rFonts w:ascii="Times New Roman" w:hAnsi="Times New Roman" w:cs="Times New Roman"/>
        </w:rPr>
        <w:t>,</w:t>
      </w:r>
      <w:r w:rsidR="00992F46" w:rsidRPr="00071D34">
        <w:rPr>
          <w:rFonts w:ascii="Times New Roman" w:hAnsi="Times New Roman" w:cs="Times New Roman"/>
        </w:rPr>
        <w:t xml:space="preserve"> the higher number of </w:t>
      </w:r>
      <w:r w:rsidR="001921A0" w:rsidRPr="00071D34">
        <w:rPr>
          <w:rFonts w:ascii="Times New Roman" w:hAnsi="Times New Roman" w:cs="Times New Roman"/>
        </w:rPr>
        <w:t>d</w:t>
      </w:r>
      <w:r w:rsidR="00992F46" w:rsidRPr="00071D34">
        <w:rPr>
          <w:rFonts w:ascii="Times New Roman" w:hAnsi="Times New Roman" w:cs="Times New Roman"/>
        </w:rPr>
        <w:t>etection</w:t>
      </w:r>
      <w:r w:rsidR="001921A0" w:rsidRPr="00071D34">
        <w:rPr>
          <w:rFonts w:ascii="Times New Roman" w:hAnsi="Times New Roman" w:cs="Times New Roman"/>
        </w:rPr>
        <w:t>s was more generalized and partly explainable by the larger number of receivers (three) as well as the location of this array (i.e., mixture zone between fresh and salt water) where smolt would be more likely to</w:t>
      </w:r>
      <w:r w:rsidR="00D533B7">
        <w:rPr>
          <w:rFonts w:ascii="Times New Roman" w:hAnsi="Times New Roman" w:cs="Times New Roman"/>
        </w:rPr>
        <w:t xml:space="preserve"> pause to</w:t>
      </w:r>
      <w:r w:rsidR="001921A0" w:rsidRPr="00071D34">
        <w:rPr>
          <w:rFonts w:ascii="Times New Roman" w:hAnsi="Times New Roman" w:cs="Times New Roman"/>
        </w:rPr>
        <w:t xml:space="preserve"> complete their physiological transition to adapt to the marine environment </w:t>
      </w:r>
      <w:r w:rsidR="00DC4717">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{"citationID":"SVLzprtH","properties":{"formattedCitation":"(Prunet and Boeuf 1985; Kocik et al. 2009)","plainCitation":"(Prunet and Boeuf 1985; Kocik et al. 2009)","noteIndex":0},"citationItems":[{"id":3131,"uris":["http://zotero.org/users/3593556/items/U4YU6HTC"],"itemData":{"id":3131,"type":"article-journal","container-title":"Aquaculture","DOI":"10.1016/0044-8486(85)90267-4","ISSN":"00448486","issue":"1-4","page":"167-176","title":"Plasma prolactin level during transfer of rainbow trout (Salmo gairdneri) and Atlantic salmon (Salmo salar) from fresh water to sea water","volume":"45","author":[{"family":"Prunet","given":"P."},{"family":"Boeuf","given":"G."}],"issued":{"date-parts":[["1985",4]]}}},{"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F"},{"family":"Hawkes","given":"James"},{"family":"Sheehan","given":"Timothy"}],"issued":{"date-parts":[["2009"]]}}}],"schema":"https://github.com/citation-style-language/schema/raw/master/csl-citation.json"} </w:instrText>
      </w:r>
      <w:r w:rsidR="00DC4717">
        <w:rPr>
          <w:rFonts w:ascii="Times New Roman" w:hAnsi="Times New Roman" w:cs="Times New Roman"/>
        </w:rPr>
        <w:fldChar w:fldCharType="separate"/>
      </w:r>
      <w:r w:rsidR="00DC4717" w:rsidRPr="00DC4717">
        <w:rPr>
          <w:rFonts w:ascii="Times New Roman" w:hAnsi="Times New Roman" w:cs="Times New Roman"/>
        </w:rPr>
        <w:t>(Prunet and Boeuf 1985; Kocik et al. 2009)</w:t>
      </w:r>
      <w:r w:rsidR="00DC4717">
        <w:rPr>
          <w:rFonts w:ascii="Times New Roman" w:hAnsi="Times New Roman" w:cs="Times New Roman"/>
        </w:rPr>
        <w:fldChar w:fldCharType="end"/>
      </w:r>
      <w:r w:rsidR="001921A0" w:rsidRPr="00071D34">
        <w:rPr>
          <w:rFonts w:ascii="Times New Roman" w:hAnsi="Times New Roman" w:cs="Times New Roman"/>
        </w:rPr>
        <w:t>.</w:t>
      </w:r>
    </w:p>
    <w:p w14:paraId="7BBDE6A2" w14:textId="0626CF8A" w:rsidR="003F5027" w:rsidRDefault="003A27BE" w:rsidP="008C1024">
      <w:pPr>
        <w:spacing w:line="480" w:lineRule="auto"/>
        <w:rPr>
          <w:rFonts w:ascii="Times New Roman" w:hAnsi="Times New Roman" w:cs="Times New Roman"/>
        </w:rPr>
      </w:pPr>
      <w:r>
        <w:rPr>
          <w:rFonts w:ascii="Times New Roman" w:hAnsi="Times New Roman" w:cs="Times New Roman"/>
        </w:rPr>
        <w:t xml:space="preserve">A total of </w:t>
      </w:r>
      <w:r w:rsidR="508CC207" w:rsidRPr="508CC207">
        <w:rPr>
          <w:rFonts w:ascii="Times New Roman" w:hAnsi="Times New Roman" w:cs="Times New Roman"/>
        </w:rPr>
        <w:t>25 smolts</w:t>
      </w:r>
      <w:r>
        <w:rPr>
          <w:rFonts w:ascii="Times New Roman" w:hAnsi="Times New Roman" w:cs="Times New Roman"/>
        </w:rPr>
        <w:t xml:space="preserve"> tags</w:t>
      </w:r>
      <w:r w:rsidR="508CC207" w:rsidRPr="508CC207">
        <w:rPr>
          <w:rFonts w:ascii="Times New Roman" w:hAnsi="Times New Roman" w:cs="Times New Roman"/>
        </w:rPr>
        <w:t xml:space="preserve"> were detected upstream of the island network (Rx1); on average it took 2.</w:t>
      </w:r>
      <w:r w:rsidR="00FC4EE9">
        <w:rPr>
          <w:rFonts w:ascii="Times New Roman" w:hAnsi="Times New Roman" w:cs="Times New Roman"/>
        </w:rPr>
        <w:t>1</w:t>
      </w:r>
      <w:r w:rsidR="003E471C">
        <w:rPr>
          <w:rFonts w:ascii="Times New Roman" w:hAnsi="Times New Roman" w:cs="Times New Roman"/>
        </w:rPr>
        <w:t>4</w:t>
      </w:r>
      <w:r w:rsidR="508CC207" w:rsidRPr="508CC207">
        <w:rPr>
          <w:rFonts w:ascii="Times New Roman" w:hAnsi="Times New Roman" w:cs="Times New Roman"/>
        </w:rPr>
        <w:t xml:space="preserve"> days (s.d. = 0.9</w:t>
      </w:r>
      <w:r w:rsidR="003E471C">
        <w:rPr>
          <w:rFonts w:ascii="Times New Roman" w:hAnsi="Times New Roman" w:cs="Times New Roman"/>
        </w:rPr>
        <w:t>3</w:t>
      </w:r>
      <w:r w:rsidR="508CC207" w:rsidRPr="508CC207">
        <w:rPr>
          <w:rFonts w:ascii="Times New Roman" w:hAnsi="Times New Roman" w:cs="Times New Roman"/>
        </w:rPr>
        <w:t xml:space="preserve"> days) for these smolts to reach this point</w:t>
      </w:r>
      <w:r w:rsidR="00630F92">
        <w:rPr>
          <w:rFonts w:ascii="Times New Roman" w:hAnsi="Times New Roman" w:cs="Times New Roman"/>
        </w:rPr>
        <w:t xml:space="preserve"> from their release site</w:t>
      </w:r>
      <w:r w:rsidR="003F5027">
        <w:rPr>
          <w:rFonts w:ascii="Times New Roman" w:hAnsi="Times New Roman" w:cs="Times New Roman"/>
        </w:rPr>
        <w:t>.</w:t>
      </w:r>
      <w:r w:rsidR="508CC207" w:rsidRPr="508CC207">
        <w:rPr>
          <w:rFonts w:ascii="Times New Roman" w:hAnsi="Times New Roman" w:cs="Times New Roman"/>
        </w:rPr>
        <w:t xml:space="preserve"> </w:t>
      </w:r>
      <w:r w:rsidR="003F5027">
        <w:rPr>
          <w:rFonts w:ascii="Times New Roman" w:hAnsi="Times New Roman" w:cs="Times New Roman"/>
        </w:rPr>
        <w:t>B</w:t>
      </w:r>
      <w:r w:rsidR="508CC207" w:rsidRPr="508CC207">
        <w:rPr>
          <w:rFonts w:ascii="Times New Roman" w:hAnsi="Times New Roman" w:cs="Times New Roman"/>
        </w:rPr>
        <w:t>ased on the time of first detection at Rx1</w:t>
      </w:r>
      <w:r w:rsidR="007F70B2">
        <w:rPr>
          <w:rFonts w:ascii="Times New Roman" w:hAnsi="Times New Roman" w:cs="Times New Roman"/>
        </w:rPr>
        <w:t>,</w:t>
      </w:r>
      <w:r w:rsidR="508CC207" w:rsidRPr="508CC207">
        <w:rPr>
          <w:rFonts w:ascii="Times New Roman" w:hAnsi="Times New Roman" w:cs="Times New Roman"/>
        </w:rPr>
        <w:t xml:space="preserve"> this corresponds to an average </w:t>
      </w:r>
      <w:r w:rsidR="007F70B2">
        <w:rPr>
          <w:rFonts w:ascii="Times New Roman" w:hAnsi="Times New Roman" w:cs="Times New Roman"/>
        </w:rPr>
        <w:t>migration speed</w:t>
      </w:r>
      <w:r w:rsidR="508CC207" w:rsidRPr="508CC207">
        <w:rPr>
          <w:rFonts w:ascii="Times New Roman" w:hAnsi="Times New Roman" w:cs="Times New Roman"/>
        </w:rPr>
        <w:t xml:space="preserve"> of </w:t>
      </w:r>
      <w:r w:rsidR="007F70B2">
        <w:rPr>
          <w:rFonts w:ascii="Times New Roman" w:hAnsi="Times New Roman" w:cs="Times New Roman"/>
        </w:rPr>
        <w:t>53.5</w:t>
      </w:r>
      <w:r w:rsidR="008446B5">
        <w:rPr>
          <w:rFonts w:ascii="Times New Roman" w:hAnsi="Times New Roman" w:cs="Times New Roman"/>
        </w:rPr>
        <w:t xml:space="preserve"> </w:t>
      </w:r>
      <w:r w:rsidR="007F70B2">
        <w:rPr>
          <w:rFonts w:ascii="Times New Roman" w:hAnsi="Times New Roman" w:cs="Times New Roman"/>
        </w:rPr>
        <w:t>k</w:t>
      </w:r>
      <w:r w:rsidR="008446B5">
        <w:rPr>
          <w:rFonts w:ascii="Times New Roman" w:hAnsi="Times New Roman" w:cs="Times New Roman"/>
        </w:rPr>
        <w:t>m.</w:t>
      </w:r>
      <w:r w:rsidR="007F70B2">
        <w:rPr>
          <w:rFonts w:ascii="Times New Roman" w:hAnsi="Times New Roman" w:cs="Times New Roman"/>
        </w:rPr>
        <w:t>day</w:t>
      </w:r>
      <w:r w:rsidR="008446B5" w:rsidRPr="008446B5">
        <w:rPr>
          <w:rFonts w:ascii="Times New Roman" w:hAnsi="Times New Roman" w:cs="Times New Roman"/>
          <w:vertAlign w:val="superscript"/>
        </w:rPr>
        <w:t>-1</w:t>
      </w:r>
      <w:r w:rsidR="508CC207" w:rsidRPr="508CC207">
        <w:rPr>
          <w:rFonts w:ascii="Times New Roman" w:hAnsi="Times New Roman" w:cs="Times New Roman"/>
        </w:rPr>
        <w:t>.</w:t>
      </w:r>
      <w:r>
        <w:rPr>
          <w:rFonts w:ascii="Times New Roman" w:hAnsi="Times New Roman" w:cs="Times New Roman"/>
        </w:rPr>
        <w:t xml:space="preserve"> A total of</w:t>
      </w:r>
      <w:r w:rsidR="508CC207" w:rsidRPr="508CC207">
        <w:rPr>
          <w:rFonts w:ascii="Times New Roman" w:hAnsi="Times New Roman" w:cs="Times New Roman"/>
        </w:rPr>
        <w:t xml:space="preserve"> 44 smolts</w:t>
      </w:r>
      <w:r>
        <w:rPr>
          <w:rFonts w:ascii="Times New Roman" w:hAnsi="Times New Roman" w:cs="Times New Roman"/>
        </w:rPr>
        <w:t xml:space="preserve"> tags</w:t>
      </w:r>
      <w:r w:rsidR="508CC207" w:rsidRPr="508CC207">
        <w:rPr>
          <w:rFonts w:ascii="Times New Roman" w:hAnsi="Times New Roman" w:cs="Times New Roman"/>
        </w:rPr>
        <w:t xml:space="preserve"> were detected at the </w:t>
      </w:r>
      <w:r w:rsidR="006A0409">
        <w:rPr>
          <w:rFonts w:ascii="Times New Roman" w:hAnsi="Times New Roman" w:cs="Times New Roman"/>
        </w:rPr>
        <w:t>HoT</w:t>
      </w:r>
      <w:r w:rsidR="508CC207" w:rsidRPr="508CC207">
        <w:rPr>
          <w:rFonts w:ascii="Times New Roman" w:hAnsi="Times New Roman" w:cs="Times New Roman"/>
        </w:rPr>
        <w:t xml:space="preserve"> array</w:t>
      </w:r>
      <w:r w:rsidR="003F5027">
        <w:rPr>
          <w:rFonts w:ascii="Times New Roman" w:hAnsi="Times New Roman" w:cs="Times New Roman"/>
        </w:rPr>
        <w:t xml:space="preserve">; </w:t>
      </w:r>
      <w:r w:rsidR="508CC207" w:rsidRPr="508CC207">
        <w:rPr>
          <w:rFonts w:ascii="Times New Roman" w:hAnsi="Times New Roman" w:cs="Times New Roman"/>
        </w:rPr>
        <w:t xml:space="preserve">on average it took </w:t>
      </w:r>
      <w:r w:rsidR="00FD29B8">
        <w:rPr>
          <w:rFonts w:ascii="Times New Roman" w:hAnsi="Times New Roman" w:cs="Times New Roman"/>
        </w:rPr>
        <w:t>3</w:t>
      </w:r>
      <w:r w:rsidR="508CC207" w:rsidRPr="508CC207">
        <w:rPr>
          <w:rFonts w:ascii="Times New Roman" w:hAnsi="Times New Roman" w:cs="Times New Roman"/>
        </w:rPr>
        <w:t>.</w:t>
      </w:r>
      <w:r w:rsidR="00FD29B8">
        <w:rPr>
          <w:rFonts w:ascii="Times New Roman" w:hAnsi="Times New Roman" w:cs="Times New Roman"/>
        </w:rPr>
        <w:t>98</w:t>
      </w:r>
      <w:r w:rsidR="508CC207" w:rsidRPr="508CC207">
        <w:rPr>
          <w:rFonts w:ascii="Times New Roman" w:hAnsi="Times New Roman" w:cs="Times New Roman"/>
        </w:rPr>
        <w:t xml:space="preserve"> days (s.d. =1.83 days) to reach this point (based on the </w:t>
      </w:r>
      <w:r w:rsidR="00227DF8">
        <w:rPr>
          <w:rFonts w:ascii="Times New Roman" w:hAnsi="Times New Roman" w:cs="Times New Roman"/>
        </w:rPr>
        <w:t xml:space="preserve">time of release and </w:t>
      </w:r>
      <w:r w:rsidR="508CC207" w:rsidRPr="508CC207">
        <w:rPr>
          <w:rFonts w:ascii="Times New Roman" w:hAnsi="Times New Roman" w:cs="Times New Roman"/>
        </w:rPr>
        <w:t>time of first detection</w:t>
      </w:r>
      <w:r>
        <w:rPr>
          <w:rFonts w:ascii="Times New Roman" w:hAnsi="Times New Roman" w:cs="Times New Roman"/>
        </w:rPr>
        <w:t>) for a mean</w:t>
      </w:r>
      <w:r w:rsidR="508CC207" w:rsidRPr="508CC207">
        <w:rPr>
          <w:rFonts w:ascii="Times New Roman" w:hAnsi="Times New Roman" w:cs="Times New Roman"/>
        </w:rPr>
        <w:t xml:space="preserve"> </w:t>
      </w:r>
      <w:r w:rsidR="007F70B2">
        <w:rPr>
          <w:rFonts w:ascii="Times New Roman" w:hAnsi="Times New Roman" w:cs="Times New Roman"/>
        </w:rPr>
        <w:t>migration speed</w:t>
      </w:r>
      <w:r w:rsidR="007F70B2" w:rsidRPr="508CC207">
        <w:rPr>
          <w:rFonts w:ascii="Times New Roman" w:hAnsi="Times New Roman" w:cs="Times New Roman"/>
        </w:rPr>
        <w:t xml:space="preserve"> </w:t>
      </w:r>
      <w:r w:rsidR="508CC207" w:rsidRPr="508CC207">
        <w:rPr>
          <w:rFonts w:ascii="Times New Roman" w:hAnsi="Times New Roman" w:cs="Times New Roman"/>
        </w:rPr>
        <w:t xml:space="preserve">of </w:t>
      </w:r>
      <w:r w:rsidR="007F70B2">
        <w:rPr>
          <w:rFonts w:ascii="Times New Roman" w:hAnsi="Times New Roman" w:cs="Times New Roman"/>
        </w:rPr>
        <w:t>34.8</w:t>
      </w:r>
      <w:r w:rsidR="508CC207" w:rsidRPr="508CC207">
        <w:rPr>
          <w:rFonts w:ascii="Times New Roman" w:hAnsi="Times New Roman" w:cs="Times New Roman"/>
        </w:rPr>
        <w:t xml:space="preserve"> </w:t>
      </w:r>
      <w:r w:rsidR="007F70B2">
        <w:rPr>
          <w:rFonts w:ascii="Times New Roman" w:hAnsi="Times New Roman" w:cs="Times New Roman"/>
        </w:rPr>
        <w:t>k</w:t>
      </w:r>
      <w:r w:rsidR="003E471C">
        <w:rPr>
          <w:rFonts w:ascii="Times New Roman" w:hAnsi="Times New Roman" w:cs="Times New Roman"/>
        </w:rPr>
        <w:t>m.</w:t>
      </w:r>
      <w:r w:rsidR="007F70B2">
        <w:rPr>
          <w:rFonts w:ascii="Times New Roman" w:hAnsi="Times New Roman" w:cs="Times New Roman"/>
        </w:rPr>
        <w:t>day</w:t>
      </w:r>
      <w:r w:rsidR="003E471C" w:rsidRPr="003E471C">
        <w:rPr>
          <w:rFonts w:ascii="Times New Roman" w:hAnsi="Times New Roman" w:cs="Times New Roman"/>
          <w:vertAlign w:val="superscript"/>
        </w:rPr>
        <w:t>-1</w:t>
      </w:r>
      <w:r w:rsidR="508CC207" w:rsidRPr="508CC207">
        <w:rPr>
          <w:rFonts w:ascii="Times New Roman" w:hAnsi="Times New Roman" w:cs="Times New Roman"/>
        </w:rPr>
        <w:t xml:space="preserve">). </w:t>
      </w:r>
      <w:r w:rsidR="003F5027">
        <w:rPr>
          <w:rFonts w:ascii="Times New Roman" w:hAnsi="Times New Roman" w:cs="Times New Roman"/>
        </w:rPr>
        <w:t>From the HoT to the inner bay, outer bay and SoBI arrays, it took on average 1.52 (</w:t>
      </w:r>
      <w:r w:rsidR="007F70B2">
        <w:rPr>
          <w:rFonts w:ascii="Times New Roman" w:hAnsi="Times New Roman" w:cs="Times New Roman"/>
        </w:rPr>
        <w:t>24.1</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xml:space="preserve">, </w:t>
      </w:r>
      <w:r w:rsidR="003F5027">
        <w:rPr>
          <w:rFonts w:ascii="Times New Roman" w:hAnsi="Times New Roman" w:cs="Times New Roman"/>
        </w:rPr>
        <w:lastRenderedPageBreak/>
        <w:t>n=33), 4.89 (</w:t>
      </w:r>
      <w:r w:rsidR="007F70B2">
        <w:rPr>
          <w:rFonts w:ascii="Times New Roman" w:hAnsi="Times New Roman" w:cs="Times New Roman"/>
        </w:rPr>
        <w:t>24.4</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xml:space="preserve">, </w:t>
      </w:r>
      <w:r w:rsidR="003F5027">
        <w:rPr>
          <w:rFonts w:ascii="Times New Roman" w:hAnsi="Times New Roman" w:cs="Times New Roman"/>
        </w:rPr>
        <w:t>n=39) and 35.28 (</w:t>
      </w:r>
      <w:r w:rsidR="007F70B2">
        <w:rPr>
          <w:rFonts w:ascii="Times New Roman" w:hAnsi="Times New Roman" w:cs="Times New Roman"/>
        </w:rPr>
        <w:t>21.3</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A47FF5">
        <w:rPr>
          <w:rFonts w:ascii="Times New Roman" w:hAnsi="Times New Roman" w:cs="Times New Roman"/>
        </w:rPr>
        <w:t>, n</w:t>
      </w:r>
      <w:r w:rsidR="003F5027">
        <w:rPr>
          <w:rFonts w:ascii="Times New Roman" w:hAnsi="Times New Roman" w:cs="Times New Roman"/>
        </w:rPr>
        <w:t>=27) days, respectively for the smolts to reach these points (</w:t>
      </w:r>
      <w:r w:rsidR="00942227">
        <w:rPr>
          <w:rFonts w:ascii="Times New Roman" w:hAnsi="Times New Roman" w:cs="Times New Roman"/>
        </w:rPr>
        <w:fldChar w:fldCharType="begin"/>
      </w:r>
      <w:r w:rsidR="00942227">
        <w:rPr>
          <w:rFonts w:ascii="Times New Roman" w:hAnsi="Times New Roman" w:cs="Times New Roman"/>
        </w:rPr>
        <w:instrText xml:space="preserve"> REF _Ref129342120 \h </w:instrText>
      </w:r>
      <w:r w:rsidR="00942227">
        <w:rPr>
          <w:rFonts w:ascii="Times New Roman" w:hAnsi="Times New Roman" w:cs="Times New Roman"/>
        </w:rPr>
      </w:r>
      <w:r w:rsidR="00942227">
        <w:rPr>
          <w:rFonts w:ascii="Times New Roman" w:hAnsi="Times New Roman" w:cs="Times New Roman"/>
        </w:rPr>
        <w:fldChar w:fldCharType="separate"/>
      </w:r>
      <w:r w:rsidR="00D733C1">
        <w:t xml:space="preserve">Table </w:t>
      </w:r>
      <w:r w:rsidR="00D733C1">
        <w:rPr>
          <w:noProof/>
        </w:rPr>
        <w:t>1</w:t>
      </w:r>
      <w:r w:rsidR="00942227">
        <w:rPr>
          <w:rFonts w:ascii="Times New Roman" w:hAnsi="Times New Roman" w:cs="Times New Roman"/>
        </w:rPr>
        <w:fldChar w:fldCharType="end"/>
      </w:r>
      <w:r w:rsidR="00942227">
        <w:rPr>
          <w:rFonts w:ascii="Times New Roman" w:hAnsi="Times New Roman" w:cs="Times New Roman"/>
        </w:rPr>
        <w:t xml:space="preserve">, </w:t>
      </w:r>
      <w:r w:rsidR="003F5027">
        <w:rPr>
          <w:rFonts w:ascii="Times New Roman" w:hAnsi="Times New Roman" w:cs="Times New Roman"/>
        </w:rPr>
        <w:fldChar w:fldCharType="begin"/>
      </w:r>
      <w:r w:rsidR="003F5027">
        <w:rPr>
          <w:rFonts w:ascii="Times New Roman" w:hAnsi="Times New Roman" w:cs="Times New Roman"/>
        </w:rPr>
        <w:instrText xml:space="preserve"> REF _Ref181002752 \h </w:instrText>
      </w:r>
      <w:r w:rsidR="003F5027">
        <w:rPr>
          <w:rFonts w:ascii="Times New Roman" w:hAnsi="Times New Roman" w:cs="Times New Roman"/>
        </w:rPr>
      </w:r>
      <w:r w:rsidR="003F5027">
        <w:rPr>
          <w:rFonts w:ascii="Times New Roman" w:hAnsi="Times New Roman" w:cs="Times New Roman"/>
        </w:rPr>
        <w:fldChar w:fldCharType="separate"/>
      </w:r>
      <w:r w:rsidR="00D733C1">
        <w:t xml:space="preserve">Figure </w:t>
      </w:r>
      <w:r w:rsidR="00D733C1">
        <w:rPr>
          <w:noProof/>
        </w:rPr>
        <w:t>3</w:t>
      </w:r>
      <w:r w:rsidR="003F5027">
        <w:rPr>
          <w:rFonts w:ascii="Times New Roman" w:hAnsi="Times New Roman" w:cs="Times New Roman"/>
        </w:rPr>
        <w:fldChar w:fldCharType="end"/>
      </w:r>
      <w:r w:rsidR="003F5027">
        <w:rPr>
          <w:rFonts w:ascii="Times New Roman" w:hAnsi="Times New Roman" w:cs="Times New Roman"/>
        </w:rPr>
        <w:t xml:space="preserve">). </w:t>
      </w:r>
    </w:p>
    <w:p w14:paraId="110497A2" w14:textId="764EBD45" w:rsidR="00BE03B5" w:rsidRDefault="00715D24" w:rsidP="002C0499">
      <w:pPr>
        <w:spacing w:line="480" w:lineRule="auto"/>
        <w:rPr>
          <w:rFonts w:ascii="Times New Roman" w:hAnsi="Times New Roman" w:cs="Times New Roman"/>
        </w:rPr>
      </w:pPr>
      <w:r w:rsidRPr="00071D34">
        <w:rPr>
          <w:rFonts w:ascii="Times New Roman" w:hAnsi="Times New Roman" w:cs="Times New Roman"/>
        </w:rPr>
        <w:t xml:space="preserve">Most smolts (41/45) were detected at least once at a receiver installed in one of the channels </w:t>
      </w:r>
      <w:r w:rsidR="006D3D02" w:rsidRPr="00071D34">
        <w:rPr>
          <w:rFonts w:ascii="Times New Roman" w:hAnsi="Times New Roman" w:cs="Times New Roman"/>
        </w:rPr>
        <w:t>in</w:t>
      </w:r>
      <w:r w:rsidRPr="00071D34">
        <w:rPr>
          <w:rFonts w:ascii="Times New Roman" w:hAnsi="Times New Roman" w:cs="Times New Roman"/>
        </w:rPr>
        <w:t xml:space="preserve"> the island network. </w:t>
      </w:r>
      <w:r w:rsidR="002C0499" w:rsidRPr="00071D34">
        <w:rPr>
          <w:rFonts w:ascii="Times New Roman" w:hAnsi="Times New Roman" w:cs="Times New Roman"/>
        </w:rPr>
        <w:t xml:space="preserve">It was possible to calculate the travel time through the island network (i.e., </w:t>
      </w:r>
      <w:r w:rsidR="006D3D02" w:rsidRPr="00071D34">
        <w:rPr>
          <w:rFonts w:ascii="Times New Roman" w:hAnsi="Times New Roman" w:cs="Times New Roman"/>
        </w:rPr>
        <w:t xml:space="preserve">last detection </w:t>
      </w:r>
      <w:r w:rsidR="002C0499" w:rsidRPr="00071D34">
        <w:rPr>
          <w:rFonts w:ascii="Times New Roman" w:hAnsi="Times New Roman" w:cs="Times New Roman"/>
        </w:rPr>
        <w:t xml:space="preserve">at Rx1, and </w:t>
      </w:r>
      <w:r w:rsidR="006D3D02" w:rsidRPr="00071D34">
        <w:rPr>
          <w:rFonts w:ascii="Times New Roman" w:hAnsi="Times New Roman" w:cs="Times New Roman"/>
        </w:rPr>
        <w:t xml:space="preserve">first detection at </w:t>
      </w:r>
      <w:r w:rsidR="002C0499" w:rsidRPr="00071D34">
        <w:rPr>
          <w:rFonts w:ascii="Times New Roman" w:hAnsi="Times New Roman" w:cs="Times New Roman"/>
        </w:rPr>
        <w:t>R3a or R3b</w:t>
      </w:r>
      <w:r w:rsidR="004011C0" w:rsidRPr="00071D34">
        <w:rPr>
          <w:rFonts w:ascii="Times New Roman" w:hAnsi="Times New Roman" w:cs="Times New Roman"/>
        </w:rPr>
        <w:t xml:space="preserve"> </w:t>
      </w:r>
      <w:r w:rsidR="007300F6" w:rsidRPr="00071D34">
        <w:rPr>
          <w:rFonts w:ascii="Times New Roman" w:hAnsi="Times New Roman" w:cs="Times New Roman"/>
        </w:rPr>
        <w:t xml:space="preserve">equivalent to a distance of </w:t>
      </w:r>
      <w:r w:rsidR="006D3D02" w:rsidRPr="00071D34">
        <w:rPr>
          <w:rFonts w:ascii="Times New Roman" w:hAnsi="Times New Roman" w:cs="Times New Roman"/>
        </w:rPr>
        <w:t xml:space="preserve">about </w:t>
      </w:r>
      <w:r w:rsidR="771470F8" w:rsidRPr="771470F8">
        <w:rPr>
          <w:rFonts w:ascii="Times New Roman" w:hAnsi="Times New Roman" w:cs="Times New Roman"/>
        </w:rPr>
        <w:t>six</w:t>
      </w:r>
      <w:r w:rsidR="006D3D02" w:rsidRPr="00A7660C">
        <w:rPr>
          <w:rFonts w:ascii="Times New Roman" w:hAnsi="Times New Roman" w:cs="Times New Roman"/>
        </w:rPr>
        <w:t xml:space="preserve"> </w:t>
      </w:r>
      <w:r w:rsidR="00227DF8">
        <w:rPr>
          <w:rFonts w:ascii="Times New Roman" w:hAnsi="Times New Roman" w:cs="Times New Roman"/>
        </w:rPr>
        <w:t>k</w:t>
      </w:r>
      <w:r w:rsidR="006D3D02" w:rsidRPr="00A7660C">
        <w:rPr>
          <w:rFonts w:ascii="Times New Roman" w:hAnsi="Times New Roman" w:cs="Times New Roman"/>
        </w:rPr>
        <w:t>m</w:t>
      </w:r>
      <w:r w:rsidR="002C0499" w:rsidRPr="00071D34">
        <w:rPr>
          <w:rFonts w:ascii="Times New Roman" w:hAnsi="Times New Roman" w:cs="Times New Roman"/>
        </w:rPr>
        <w:t xml:space="preserve">, </w:t>
      </w:r>
      <w:r w:rsidR="002C0499" w:rsidRPr="00071D34">
        <w:rPr>
          <w:rFonts w:ascii="Times New Roman" w:hAnsi="Times New Roman" w:cs="Times New Roman"/>
        </w:rPr>
        <w:fldChar w:fldCharType="begin"/>
      </w:r>
      <w:r w:rsidR="002C0499" w:rsidRPr="00071D34">
        <w:rPr>
          <w:rFonts w:ascii="Times New Roman" w:hAnsi="Times New Roman" w:cs="Times New Roman"/>
        </w:rPr>
        <w:instrText xml:space="preserve"> REF _Ref121752368 \h </w:instrText>
      </w:r>
      <w:r w:rsidR="00071D34">
        <w:rPr>
          <w:rFonts w:ascii="Times New Roman" w:hAnsi="Times New Roman" w:cs="Times New Roman"/>
        </w:rPr>
        <w:instrText xml:space="preserve"> \* MERGEFORMAT </w:instrText>
      </w:r>
      <w:r w:rsidR="002C0499" w:rsidRPr="00071D34">
        <w:rPr>
          <w:rFonts w:ascii="Times New Roman" w:hAnsi="Times New Roman" w:cs="Times New Roman"/>
        </w:rPr>
      </w:r>
      <w:r w:rsidR="002C0499" w:rsidRPr="00071D34">
        <w:rPr>
          <w:rFonts w:ascii="Times New Roman" w:hAnsi="Times New Roman" w:cs="Times New Roman"/>
        </w:rPr>
        <w:fldChar w:fldCharType="separate"/>
      </w:r>
      <w:r w:rsidR="00D733C1">
        <w:t xml:space="preserve">Figure </w:t>
      </w:r>
      <w:r w:rsidR="00D733C1">
        <w:rPr>
          <w:noProof/>
        </w:rPr>
        <w:t>1</w:t>
      </w:r>
      <w:r w:rsidR="002C0499" w:rsidRPr="00071D34">
        <w:rPr>
          <w:rFonts w:ascii="Times New Roman" w:hAnsi="Times New Roman" w:cs="Times New Roman"/>
        </w:rPr>
        <w:fldChar w:fldCharType="end"/>
      </w:r>
      <w:r w:rsidR="004B4C5E" w:rsidRPr="00071D34">
        <w:rPr>
          <w:rFonts w:ascii="Times New Roman" w:hAnsi="Times New Roman" w:cs="Times New Roman"/>
        </w:rPr>
        <w:t xml:space="preserve">, </w:t>
      </w:r>
      <w:r w:rsidR="004B4C5E" w:rsidRPr="00071D34">
        <w:rPr>
          <w:rFonts w:ascii="Times New Roman" w:hAnsi="Times New Roman" w:cs="Times New Roman"/>
        </w:rPr>
        <w:fldChar w:fldCharType="begin"/>
      </w:r>
      <w:r w:rsidR="004B4C5E"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004B4C5E" w:rsidRPr="00071D34">
        <w:rPr>
          <w:rFonts w:ascii="Times New Roman" w:hAnsi="Times New Roman" w:cs="Times New Roman"/>
        </w:rPr>
      </w:r>
      <w:r w:rsidR="004B4C5E" w:rsidRPr="00071D34">
        <w:rPr>
          <w:rFonts w:ascii="Times New Roman" w:hAnsi="Times New Roman" w:cs="Times New Roman"/>
        </w:rPr>
        <w:fldChar w:fldCharType="separate"/>
      </w:r>
      <w:r w:rsidR="00D733C1">
        <w:t xml:space="preserve">Table </w:t>
      </w:r>
      <w:r w:rsidR="00D733C1">
        <w:rPr>
          <w:noProof/>
        </w:rPr>
        <w:t>1</w:t>
      </w:r>
      <w:r w:rsidR="004B4C5E" w:rsidRPr="00071D34">
        <w:rPr>
          <w:rFonts w:ascii="Times New Roman" w:hAnsi="Times New Roman" w:cs="Times New Roman"/>
        </w:rPr>
        <w:fldChar w:fldCharType="end"/>
      </w:r>
      <w:r w:rsidR="002C0499" w:rsidRPr="00071D34">
        <w:rPr>
          <w:rFonts w:ascii="Times New Roman" w:hAnsi="Times New Roman" w:cs="Times New Roman"/>
        </w:rPr>
        <w:t>) for 21 smolts</w:t>
      </w:r>
      <w:r w:rsidR="00AB3DDB" w:rsidRPr="00071D34">
        <w:rPr>
          <w:rFonts w:ascii="Times New Roman" w:hAnsi="Times New Roman" w:cs="Times New Roman"/>
        </w:rPr>
        <w:t xml:space="preserve"> (</w:t>
      </w:r>
      <w:r w:rsidR="00AB3DDB" w:rsidRPr="00071D34">
        <w:rPr>
          <w:rFonts w:ascii="Times New Roman" w:hAnsi="Times New Roman" w:cs="Times New Roman"/>
        </w:rPr>
        <w:fldChar w:fldCharType="begin"/>
      </w:r>
      <w:r w:rsidR="00AB3DDB"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AB3DDB" w:rsidRPr="00071D34">
        <w:rPr>
          <w:rFonts w:ascii="Times New Roman" w:hAnsi="Times New Roman" w:cs="Times New Roman"/>
        </w:rPr>
      </w:r>
      <w:r w:rsidR="00AB3DDB" w:rsidRPr="00071D34">
        <w:rPr>
          <w:rFonts w:ascii="Times New Roman" w:hAnsi="Times New Roman" w:cs="Times New Roman"/>
        </w:rPr>
        <w:fldChar w:fldCharType="separate"/>
      </w:r>
      <w:r w:rsidR="00D733C1">
        <w:t xml:space="preserve">Figure </w:t>
      </w:r>
      <w:r w:rsidR="00D733C1">
        <w:rPr>
          <w:noProof/>
        </w:rPr>
        <w:t>2</w:t>
      </w:r>
      <w:r w:rsidR="00AB3DDB" w:rsidRPr="00071D34">
        <w:rPr>
          <w:rFonts w:ascii="Times New Roman" w:hAnsi="Times New Roman" w:cs="Times New Roman"/>
        </w:rPr>
        <w:fldChar w:fldCharType="end"/>
      </w:r>
      <w:r w:rsidR="00AB3DDB" w:rsidRPr="00071D34">
        <w:rPr>
          <w:rFonts w:ascii="Times New Roman" w:hAnsi="Times New Roman" w:cs="Times New Roman"/>
        </w:rPr>
        <w:t>)</w:t>
      </w:r>
      <w:r w:rsidR="004B4C5E" w:rsidRPr="00071D34">
        <w:rPr>
          <w:rFonts w:ascii="Times New Roman" w:hAnsi="Times New Roman" w:cs="Times New Roman"/>
        </w:rPr>
        <w:t xml:space="preserve">. </w:t>
      </w:r>
      <w:r w:rsidR="006D3D02" w:rsidRPr="00071D34">
        <w:rPr>
          <w:rFonts w:ascii="Times New Roman" w:hAnsi="Times New Roman" w:cs="Times New Roman"/>
        </w:rPr>
        <w:t>The average travel time was about 11 hours (s.d.=16.4 hours</w:t>
      </w:r>
      <w:r w:rsidR="00A47FF5">
        <w:rPr>
          <w:rFonts w:ascii="Times New Roman" w:hAnsi="Times New Roman" w:cs="Times New Roman"/>
        </w:rPr>
        <w:t xml:space="preserve">, an average </w:t>
      </w:r>
      <w:r w:rsidR="007F70B2">
        <w:rPr>
          <w:rFonts w:ascii="Times New Roman" w:hAnsi="Times New Roman" w:cs="Times New Roman"/>
        </w:rPr>
        <w:t>migration speed</w:t>
      </w:r>
      <w:r w:rsidR="00A47FF5">
        <w:rPr>
          <w:rFonts w:ascii="Times New Roman" w:hAnsi="Times New Roman" w:cs="Times New Roman"/>
        </w:rPr>
        <w:t xml:space="preserve"> of </w:t>
      </w:r>
      <w:r w:rsidR="007F70B2">
        <w:rPr>
          <w:rFonts w:ascii="Times New Roman" w:hAnsi="Times New Roman" w:cs="Times New Roman"/>
        </w:rPr>
        <w:t>65.4</w:t>
      </w:r>
      <w:r w:rsidR="00A47FF5">
        <w:rPr>
          <w:rFonts w:ascii="Times New Roman" w:hAnsi="Times New Roman" w:cs="Times New Roman"/>
        </w:rPr>
        <w:t xml:space="preserve"> </w:t>
      </w:r>
      <w:r w:rsidR="007F70B2">
        <w:rPr>
          <w:rFonts w:ascii="Times New Roman" w:hAnsi="Times New Roman" w:cs="Times New Roman"/>
        </w:rPr>
        <w:t>k</w:t>
      </w:r>
      <w:r w:rsidR="00A47FF5">
        <w:rPr>
          <w:rFonts w:ascii="Times New Roman" w:hAnsi="Times New Roman" w:cs="Times New Roman"/>
        </w:rPr>
        <w:t>m.</w:t>
      </w:r>
      <w:r w:rsidR="007F70B2">
        <w:rPr>
          <w:rFonts w:ascii="Times New Roman" w:hAnsi="Times New Roman" w:cs="Times New Roman"/>
        </w:rPr>
        <w:t>day</w:t>
      </w:r>
      <w:r w:rsidR="00A47FF5" w:rsidRPr="00A47FF5">
        <w:rPr>
          <w:rFonts w:ascii="Times New Roman" w:hAnsi="Times New Roman" w:cs="Times New Roman"/>
          <w:vertAlign w:val="superscript"/>
        </w:rPr>
        <w:t>-1</w:t>
      </w:r>
      <w:r w:rsidR="006D3D02" w:rsidRPr="00071D34">
        <w:rPr>
          <w:rFonts w:ascii="Times New Roman" w:hAnsi="Times New Roman" w:cs="Times New Roman"/>
        </w:rPr>
        <w:t>)</w:t>
      </w:r>
      <w:r w:rsidR="00942227">
        <w:rPr>
          <w:rFonts w:ascii="Times New Roman" w:hAnsi="Times New Roman" w:cs="Times New Roman"/>
        </w:rPr>
        <w:t xml:space="preserve"> however</w:t>
      </w:r>
      <w:r w:rsidR="007104CD">
        <w:rPr>
          <w:rFonts w:ascii="Times New Roman" w:hAnsi="Times New Roman" w:cs="Times New Roman"/>
        </w:rPr>
        <w:t>,</w:t>
      </w:r>
      <w:r w:rsidR="00942227">
        <w:rPr>
          <w:rFonts w:ascii="Times New Roman" w:hAnsi="Times New Roman" w:cs="Times New Roman"/>
        </w:rPr>
        <w:t xml:space="preserve"> unlike any other travelling time computed in this study</w:t>
      </w:r>
      <w:r w:rsidR="00227DF8">
        <w:rPr>
          <w:rFonts w:ascii="Times New Roman" w:hAnsi="Times New Roman" w:cs="Times New Roman"/>
        </w:rPr>
        <w:t>,</w:t>
      </w:r>
      <w:r w:rsidR="007104CD">
        <w:rPr>
          <w:rFonts w:ascii="Times New Roman" w:hAnsi="Times New Roman" w:cs="Times New Roman"/>
        </w:rPr>
        <w:t xml:space="preserve"> </w:t>
      </w:r>
      <w:r w:rsidR="00942227">
        <w:rPr>
          <w:rFonts w:ascii="Times New Roman" w:hAnsi="Times New Roman" w:cs="Times New Roman"/>
        </w:rPr>
        <w:t>there was a</w:t>
      </w:r>
      <w:r w:rsidR="006D3D02" w:rsidRPr="00071D34">
        <w:rPr>
          <w:rFonts w:ascii="Times New Roman" w:hAnsi="Times New Roman" w:cs="Times New Roman"/>
        </w:rPr>
        <w:t xml:space="preserve"> high variability among these </w:t>
      </w:r>
      <w:r w:rsidR="00AB3DDB" w:rsidRPr="00071D34">
        <w:rPr>
          <w:rFonts w:ascii="Times New Roman" w:hAnsi="Times New Roman" w:cs="Times New Roman"/>
        </w:rPr>
        <w:t>f</w:t>
      </w:r>
      <w:r w:rsidR="006D3D02" w:rsidRPr="00071D34">
        <w:rPr>
          <w:rFonts w:ascii="Times New Roman" w:hAnsi="Times New Roman" w:cs="Times New Roman"/>
        </w:rPr>
        <w:t>ish</w:t>
      </w:r>
      <w:r w:rsidR="00227DF8">
        <w:rPr>
          <w:rFonts w:ascii="Times New Roman" w:hAnsi="Times New Roman" w:cs="Times New Roman"/>
        </w:rPr>
        <w:t xml:space="preserve"> (</w:t>
      </w:r>
      <w:r w:rsidR="00227DF8">
        <w:rPr>
          <w:rFonts w:ascii="Times New Roman" w:hAnsi="Times New Roman" w:cs="Times New Roman"/>
        </w:rPr>
        <w:fldChar w:fldCharType="begin"/>
      </w:r>
      <w:r w:rsidR="00227DF8">
        <w:rPr>
          <w:rFonts w:ascii="Times New Roman" w:hAnsi="Times New Roman" w:cs="Times New Roman"/>
        </w:rPr>
        <w:instrText xml:space="preserve"> REF _Ref181002752 \h </w:instrText>
      </w:r>
      <w:r w:rsidR="00227DF8">
        <w:rPr>
          <w:rFonts w:ascii="Times New Roman" w:hAnsi="Times New Roman" w:cs="Times New Roman"/>
        </w:rPr>
      </w:r>
      <w:r w:rsidR="00227DF8">
        <w:rPr>
          <w:rFonts w:ascii="Times New Roman" w:hAnsi="Times New Roman" w:cs="Times New Roman"/>
        </w:rPr>
        <w:fldChar w:fldCharType="separate"/>
      </w:r>
      <w:r w:rsidR="00D733C1">
        <w:t xml:space="preserve">Figure </w:t>
      </w:r>
      <w:r w:rsidR="00D733C1">
        <w:rPr>
          <w:noProof/>
        </w:rPr>
        <w:t>3</w:t>
      </w:r>
      <w:r w:rsidR="00227DF8">
        <w:rPr>
          <w:rFonts w:ascii="Times New Roman" w:hAnsi="Times New Roman" w:cs="Times New Roman"/>
        </w:rPr>
        <w:fldChar w:fldCharType="end"/>
      </w:r>
      <w:r w:rsidR="00227DF8">
        <w:rPr>
          <w:rFonts w:ascii="Times New Roman" w:hAnsi="Times New Roman" w:cs="Times New Roman"/>
        </w:rPr>
        <w:t>)</w:t>
      </w:r>
      <w:r w:rsidR="006D3D02" w:rsidRPr="00071D34">
        <w:rPr>
          <w:rFonts w:ascii="Times New Roman" w:hAnsi="Times New Roman" w:cs="Times New Roman"/>
        </w:rPr>
        <w:t xml:space="preserve">: </w:t>
      </w:r>
      <w:r w:rsidR="00541DAA">
        <w:rPr>
          <w:rFonts w:ascii="Times New Roman" w:hAnsi="Times New Roman" w:cs="Times New Roman"/>
        </w:rPr>
        <w:t>ten</w:t>
      </w:r>
      <w:r w:rsidR="006D3D02" w:rsidRPr="00071D34">
        <w:rPr>
          <w:rFonts w:ascii="Times New Roman" w:hAnsi="Times New Roman" w:cs="Times New Roman"/>
        </w:rPr>
        <w:t xml:space="preserve"> fish travelled in less than </w:t>
      </w:r>
      <w:r w:rsidR="00541DAA">
        <w:rPr>
          <w:rFonts w:ascii="Times New Roman" w:hAnsi="Times New Roman" w:cs="Times New Roman"/>
        </w:rPr>
        <w:t>1.5 hour</w:t>
      </w:r>
      <w:r w:rsidR="008A1D08">
        <w:rPr>
          <w:rFonts w:ascii="Times New Roman" w:hAnsi="Times New Roman" w:cs="Times New Roman"/>
        </w:rPr>
        <w:t>s</w:t>
      </w:r>
      <w:r w:rsidR="006D3D02" w:rsidRPr="00071D34">
        <w:rPr>
          <w:rFonts w:ascii="Times New Roman" w:hAnsi="Times New Roman" w:cs="Times New Roman"/>
        </w:rPr>
        <w:t xml:space="preserve">, </w:t>
      </w:r>
      <w:r w:rsidR="00AB3DDB" w:rsidRPr="00071D34">
        <w:rPr>
          <w:rFonts w:ascii="Times New Roman" w:hAnsi="Times New Roman" w:cs="Times New Roman"/>
        </w:rPr>
        <w:t xml:space="preserve">nine fish took more than 14 hours to exit the network </w:t>
      </w:r>
      <w:r w:rsidR="00A47FF5">
        <w:rPr>
          <w:rFonts w:ascii="Times New Roman" w:hAnsi="Times New Roman" w:cs="Times New Roman"/>
        </w:rPr>
        <w:t>w</w:t>
      </w:r>
      <w:r w:rsidR="00C1523E">
        <w:rPr>
          <w:rFonts w:ascii="Times New Roman" w:hAnsi="Times New Roman" w:cs="Times New Roman"/>
        </w:rPr>
        <w:t>hil</w:t>
      </w:r>
      <w:r w:rsidR="00AB3DDB" w:rsidRPr="00071D34">
        <w:rPr>
          <w:rFonts w:ascii="Times New Roman" w:hAnsi="Times New Roman" w:cs="Times New Roman"/>
        </w:rPr>
        <w:t xml:space="preserve">e the last </w:t>
      </w:r>
      <w:r w:rsidR="006D3D02" w:rsidRPr="00071D34">
        <w:rPr>
          <w:rFonts w:ascii="Times New Roman" w:hAnsi="Times New Roman" w:cs="Times New Roman"/>
        </w:rPr>
        <w:t xml:space="preserve">two fish </w:t>
      </w:r>
      <w:r w:rsidR="00AB3DDB" w:rsidRPr="00071D34">
        <w:rPr>
          <w:rFonts w:ascii="Times New Roman" w:hAnsi="Times New Roman" w:cs="Times New Roman"/>
        </w:rPr>
        <w:t xml:space="preserve">swam through the network between </w:t>
      </w:r>
      <w:r w:rsidR="008A1D08">
        <w:rPr>
          <w:rFonts w:ascii="Times New Roman" w:hAnsi="Times New Roman" w:cs="Times New Roman"/>
        </w:rPr>
        <w:t>3.5</w:t>
      </w:r>
      <w:r w:rsidR="00AB3DDB" w:rsidRPr="00071D34">
        <w:rPr>
          <w:rFonts w:ascii="Times New Roman" w:hAnsi="Times New Roman" w:cs="Times New Roman"/>
        </w:rPr>
        <w:t xml:space="preserve"> and </w:t>
      </w:r>
      <w:r w:rsidR="006904A4">
        <w:rPr>
          <w:rFonts w:ascii="Times New Roman" w:hAnsi="Times New Roman" w:cs="Times New Roman"/>
        </w:rPr>
        <w:t>5</w:t>
      </w:r>
      <w:r w:rsidR="00AB3DDB" w:rsidRPr="00071D34">
        <w:rPr>
          <w:rFonts w:ascii="Times New Roman" w:hAnsi="Times New Roman" w:cs="Times New Roman"/>
        </w:rPr>
        <w:t xml:space="preserve"> hours. Most of the fish that took more than 14 hours to exit the network were detected at a single receiver for an extended period of time. Apart from two fish (</w:t>
      </w:r>
      <w:r w:rsidR="771470F8" w:rsidRPr="771470F8">
        <w:rPr>
          <w:rFonts w:ascii="Times New Roman" w:hAnsi="Times New Roman" w:cs="Times New Roman"/>
        </w:rPr>
        <w:t>Fish #61838 left during the following high tide in the middle of the day and fish #61851 left at night 3 days later</w:t>
      </w:r>
      <w:r w:rsidR="00AB3DDB" w:rsidRPr="00071D34">
        <w:rPr>
          <w:rFonts w:ascii="Times New Roman" w:hAnsi="Times New Roman" w:cs="Times New Roman"/>
        </w:rPr>
        <w:t>)</w:t>
      </w:r>
      <w:r w:rsidR="00CF3F53" w:rsidRPr="00071D34">
        <w:rPr>
          <w:rFonts w:ascii="Times New Roman" w:hAnsi="Times New Roman" w:cs="Times New Roman"/>
        </w:rPr>
        <w:t xml:space="preserve">, </w:t>
      </w:r>
      <w:r w:rsidR="00AB3DDB" w:rsidRPr="00071D34">
        <w:rPr>
          <w:rFonts w:ascii="Times New Roman" w:hAnsi="Times New Roman" w:cs="Times New Roman"/>
        </w:rPr>
        <w:t>these fish waited for the next dusk to start moving again</w:t>
      </w:r>
      <w:r w:rsidR="00E72DF0" w:rsidRPr="00071D34">
        <w:rPr>
          <w:rFonts w:ascii="Times New Roman" w:hAnsi="Times New Roman" w:cs="Times New Roman"/>
        </w:rPr>
        <w:t xml:space="preserve"> (</w:t>
      </w:r>
      <w:r w:rsidR="007104CD">
        <w:rPr>
          <w:rFonts w:ascii="Times New Roman" w:hAnsi="Times New Roman" w:cs="Times New Roman"/>
        </w:rPr>
        <w:t xml:space="preserve">last detection at either R3a or R3b, </w:t>
      </w:r>
      <w:r w:rsidR="00891AD6" w:rsidRPr="00071D34">
        <w:rPr>
          <w:rFonts w:ascii="Times New Roman" w:hAnsi="Times New Roman" w:cs="Times New Roman"/>
        </w:rPr>
        <w:fldChar w:fldCharType="begin"/>
      </w:r>
      <w:r w:rsidR="00891AD6" w:rsidRPr="00071D34">
        <w:rPr>
          <w:rFonts w:ascii="Times New Roman" w:hAnsi="Times New Roman" w:cs="Times New Roman"/>
        </w:rPr>
        <w:instrText xml:space="preserve"> REF _Ref129342101 \h </w:instrText>
      </w:r>
      <w:r w:rsidR="00071D34">
        <w:rPr>
          <w:rFonts w:ascii="Times New Roman" w:hAnsi="Times New Roman" w:cs="Times New Roman"/>
        </w:rPr>
        <w:instrText xml:space="preserve"> \* MERGEFORMAT </w:instrText>
      </w:r>
      <w:r w:rsidR="00891AD6" w:rsidRPr="00071D34">
        <w:rPr>
          <w:rFonts w:ascii="Times New Roman" w:hAnsi="Times New Roman" w:cs="Times New Roman"/>
        </w:rPr>
      </w:r>
      <w:r w:rsidR="00891AD6" w:rsidRPr="00071D34">
        <w:rPr>
          <w:rFonts w:ascii="Times New Roman" w:hAnsi="Times New Roman" w:cs="Times New Roman"/>
        </w:rPr>
        <w:fldChar w:fldCharType="separate"/>
      </w:r>
      <w:r w:rsidR="00D733C1">
        <w:t xml:space="preserve">Figure </w:t>
      </w:r>
      <w:r w:rsidR="00D733C1">
        <w:rPr>
          <w:noProof/>
        </w:rPr>
        <w:t>2</w:t>
      </w:r>
      <w:r w:rsidR="00891AD6" w:rsidRPr="00071D34">
        <w:rPr>
          <w:rFonts w:ascii="Times New Roman" w:hAnsi="Times New Roman" w:cs="Times New Roman"/>
        </w:rPr>
        <w:fldChar w:fldCharType="end"/>
      </w:r>
      <w:r w:rsidR="00891AD6" w:rsidRPr="00071D34">
        <w:rPr>
          <w:rFonts w:ascii="Times New Roman" w:hAnsi="Times New Roman" w:cs="Times New Roman"/>
        </w:rPr>
        <w:t>)</w:t>
      </w:r>
      <w:r w:rsidR="00AB3DDB" w:rsidRPr="00071D34">
        <w:rPr>
          <w:rFonts w:ascii="Times New Roman" w:hAnsi="Times New Roman" w:cs="Times New Roman"/>
        </w:rPr>
        <w:t>.</w:t>
      </w:r>
      <w:r w:rsidR="00BE03B5">
        <w:rPr>
          <w:rFonts w:ascii="Times New Roman" w:hAnsi="Times New Roman" w:cs="Times New Roman"/>
        </w:rPr>
        <w:t xml:space="preserve"> </w:t>
      </w:r>
    </w:p>
    <w:p w14:paraId="75DBE91C" w14:textId="02B1869C" w:rsidR="004B4C5E" w:rsidRPr="00071D34" w:rsidRDefault="00715D24" w:rsidP="002C0499">
      <w:pPr>
        <w:spacing w:line="480" w:lineRule="auto"/>
        <w:rPr>
          <w:rFonts w:ascii="Times New Roman" w:hAnsi="Times New Roman" w:cs="Times New Roman"/>
        </w:rPr>
      </w:pPr>
      <w:r w:rsidRPr="00071D34">
        <w:rPr>
          <w:rFonts w:ascii="Times New Roman" w:hAnsi="Times New Roman" w:cs="Times New Roman"/>
        </w:rPr>
        <w:t xml:space="preserve">From the raw detections, it was possible to identify 10 smolts swimming through a channel with an RST (two at the Moses RST, receiver R2a; eight at the Butters RST, receiver R2b, </w:t>
      </w:r>
      <w:r w:rsidRPr="00071D34">
        <w:rPr>
          <w:rFonts w:ascii="Times New Roman" w:hAnsi="Times New Roman" w:cs="Times New Roman"/>
        </w:rPr>
        <w:fldChar w:fldCharType="begin"/>
      </w:r>
      <w:r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Table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 xml:space="preserve">). </w:t>
      </w:r>
      <w:r w:rsidR="0003207C" w:rsidRPr="00071D34">
        <w:rPr>
          <w:rFonts w:ascii="Times New Roman" w:hAnsi="Times New Roman" w:cs="Times New Roman"/>
        </w:rPr>
        <w:t>Additionally,</w:t>
      </w:r>
      <w:r w:rsidRPr="00071D34">
        <w:rPr>
          <w:rFonts w:ascii="Times New Roman" w:hAnsi="Times New Roman" w:cs="Times New Roman"/>
        </w:rPr>
        <w:t xml:space="preserve"> seven smolts were detected at the Rx2a receiver, suggesting that these fish ‘avoided’ both RSTs (</w:t>
      </w:r>
      <w:r w:rsidRPr="00071D34">
        <w:rPr>
          <w:rFonts w:ascii="Times New Roman" w:hAnsi="Times New Roman" w:cs="Times New Roman"/>
        </w:rPr>
        <w:fldChar w:fldCharType="begin"/>
      </w:r>
      <w:r w:rsidRPr="00071D34">
        <w:rPr>
          <w:rFonts w:ascii="Times New Roman" w:hAnsi="Times New Roman" w:cs="Times New Roman"/>
        </w:rPr>
        <w:instrText xml:space="preserve"> REF _Ref121752368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Figure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 xml:space="preserve">, </w:t>
      </w:r>
      <w:r w:rsidRPr="00071D34">
        <w:rPr>
          <w:rFonts w:ascii="Times New Roman" w:hAnsi="Times New Roman" w:cs="Times New Roman"/>
        </w:rPr>
        <w:fldChar w:fldCharType="begin"/>
      </w:r>
      <w:r w:rsidRPr="00071D34">
        <w:rPr>
          <w:rFonts w:ascii="Times New Roman" w:hAnsi="Times New Roman" w:cs="Times New Roman"/>
        </w:rPr>
        <w:instrText xml:space="preserve"> REF _Ref129342120 \h </w:instrText>
      </w:r>
      <w:r w:rsidR="00071D34">
        <w:rPr>
          <w:rFonts w:ascii="Times New Roman" w:hAnsi="Times New Roman" w:cs="Times New Roman"/>
        </w:rPr>
        <w:instrText xml:space="preserve"> \* MERGEFORMAT </w:instrText>
      </w:r>
      <w:r w:rsidRPr="00071D34">
        <w:rPr>
          <w:rFonts w:ascii="Times New Roman" w:hAnsi="Times New Roman" w:cs="Times New Roman"/>
        </w:rPr>
      </w:r>
      <w:r w:rsidRPr="00071D34">
        <w:rPr>
          <w:rFonts w:ascii="Times New Roman" w:hAnsi="Times New Roman" w:cs="Times New Roman"/>
        </w:rPr>
        <w:fldChar w:fldCharType="separate"/>
      </w:r>
      <w:r w:rsidR="00D733C1">
        <w:t xml:space="preserve">Table </w:t>
      </w:r>
      <w:r w:rsidR="00D733C1">
        <w:rPr>
          <w:noProof/>
        </w:rPr>
        <w:t>1</w:t>
      </w:r>
      <w:r w:rsidRPr="00071D34">
        <w:rPr>
          <w:rFonts w:ascii="Times New Roman" w:hAnsi="Times New Roman" w:cs="Times New Roman"/>
        </w:rPr>
        <w:fldChar w:fldCharType="end"/>
      </w:r>
      <w:r w:rsidRPr="00071D34">
        <w:rPr>
          <w:rFonts w:ascii="Times New Roman" w:hAnsi="Times New Roman" w:cs="Times New Roman"/>
        </w:rPr>
        <w:t>).</w:t>
      </w:r>
    </w:p>
    <w:p w14:paraId="1010B8B1" w14:textId="736C27EB" w:rsidR="002C0499" w:rsidRPr="00071D34" w:rsidRDefault="002C0499">
      <w:pPr>
        <w:rPr>
          <w:rFonts w:ascii="Times New Roman" w:hAnsi="Times New Roman" w:cs="Times New Roman"/>
        </w:rPr>
      </w:pPr>
    </w:p>
    <w:p w14:paraId="17444641" w14:textId="25D4BB86" w:rsidR="002C0499" w:rsidRDefault="007471D6" w:rsidP="002C0499">
      <w:pPr>
        <w:pStyle w:val="Heading2"/>
      </w:pPr>
      <w:r>
        <w:t>State-space model</w:t>
      </w:r>
    </w:p>
    <w:p w14:paraId="06FE5ACC" w14:textId="3FDBB65E" w:rsidR="002C0499" w:rsidRDefault="002C0499">
      <w:pPr>
        <w:rPr>
          <w:rFonts w:ascii="Times New Roman" w:hAnsi="Times New Roman" w:cs="Times New Roman"/>
          <w:sz w:val="24"/>
          <w:szCs w:val="24"/>
        </w:rPr>
      </w:pPr>
    </w:p>
    <w:p w14:paraId="39722686" w14:textId="1CE70AB2" w:rsidR="00204DFD" w:rsidRPr="00071D34" w:rsidRDefault="00E95B4D" w:rsidP="556292C6">
      <w:pPr>
        <w:spacing w:after="0" w:line="480" w:lineRule="auto"/>
        <w:rPr>
          <w:rFonts w:ascii="Times New Roman" w:hAnsi="Times New Roman" w:cs="Times New Roman"/>
        </w:rPr>
      </w:pPr>
      <w:r w:rsidRPr="00071D34">
        <w:rPr>
          <w:rFonts w:ascii="Times New Roman" w:hAnsi="Times New Roman" w:cs="Times New Roman"/>
        </w:rPr>
        <w:t xml:space="preserve">The </w:t>
      </w:r>
      <w:r w:rsidR="00F834DD" w:rsidRPr="00071D34">
        <w:rPr>
          <w:rFonts w:ascii="Times New Roman" w:hAnsi="Times New Roman" w:cs="Times New Roman"/>
        </w:rPr>
        <w:t xml:space="preserve">information contained in the data led to a significant updating of the prior distributions of </w:t>
      </w:r>
      <w:r w:rsidRPr="00071D34">
        <w:rPr>
          <w:rFonts w:ascii="Times New Roman" w:hAnsi="Times New Roman" w:cs="Times New Roman"/>
        </w:rPr>
        <w:t>most of the probabilities of detection and travel</w:t>
      </w:r>
      <w:r w:rsidR="006904A4">
        <w:rPr>
          <w:rFonts w:ascii="Times New Roman" w:hAnsi="Times New Roman" w:cs="Times New Roman"/>
        </w:rPr>
        <w:t xml:space="preserve"> paths</w:t>
      </w:r>
      <w:r w:rsidR="00F834DD" w:rsidRPr="00071D34">
        <w:rPr>
          <w:rFonts w:ascii="Times New Roman" w:hAnsi="Times New Roman" w:cs="Times New Roman"/>
        </w:rPr>
        <w:t xml:space="preserve"> to be estimated</w:t>
      </w:r>
      <w:r w:rsidR="005E0277" w:rsidRPr="00071D34">
        <w:rPr>
          <w:rFonts w:ascii="Times New Roman" w:hAnsi="Times New Roman" w:cs="Times New Roman"/>
        </w:rPr>
        <w:t xml:space="preserve"> (Suppl. Mat.</w:t>
      </w:r>
      <w:r w:rsidR="00291D98">
        <w:rPr>
          <w:rFonts w:ascii="Times New Roman" w:hAnsi="Times New Roman" w:cs="Times New Roman"/>
        </w:rPr>
        <w:t xml:space="preserve"> </w:t>
      </w:r>
      <w:r w:rsidR="00227DF8">
        <w:rPr>
          <w:rFonts w:ascii="Times New Roman" w:hAnsi="Times New Roman" w:cs="Times New Roman"/>
        </w:rPr>
        <w:t>B</w:t>
      </w:r>
      <w:r w:rsidR="005E0277" w:rsidRPr="00071D34">
        <w:rPr>
          <w:rFonts w:ascii="Times New Roman" w:hAnsi="Times New Roman" w:cs="Times New Roman"/>
        </w:rPr>
        <w:t>)</w:t>
      </w:r>
      <w:r w:rsidR="00F834DD" w:rsidRPr="00071D34">
        <w:rPr>
          <w:rFonts w:ascii="Times New Roman" w:hAnsi="Times New Roman" w:cs="Times New Roman"/>
        </w:rPr>
        <w:t>.</w:t>
      </w:r>
      <w:r w:rsidR="008A7533" w:rsidRPr="00071D34">
        <w:rPr>
          <w:rFonts w:ascii="Times New Roman" w:hAnsi="Times New Roman" w:cs="Times New Roman"/>
        </w:rPr>
        <w:t xml:space="preserve"> </w:t>
      </w:r>
      <w:r w:rsidR="00626EDC" w:rsidRPr="00071D34">
        <w:rPr>
          <w:rFonts w:ascii="Times New Roman" w:hAnsi="Times New Roman" w:cs="Times New Roman"/>
        </w:rPr>
        <w:t xml:space="preserve">Probabilities of detection at the different </w:t>
      </w:r>
      <w:r w:rsidR="00F834DD" w:rsidRPr="00071D34">
        <w:rPr>
          <w:rFonts w:ascii="Times New Roman" w:hAnsi="Times New Roman" w:cs="Times New Roman"/>
        </w:rPr>
        <w:t>acoustic receiver</w:t>
      </w:r>
      <w:r w:rsidR="00B60969" w:rsidRPr="00071D34">
        <w:rPr>
          <w:rFonts w:ascii="Times New Roman" w:hAnsi="Times New Roman" w:cs="Times New Roman"/>
        </w:rPr>
        <w:t>s</w:t>
      </w:r>
      <w:r w:rsidR="00F834DD" w:rsidRPr="00071D34">
        <w:rPr>
          <w:rFonts w:ascii="Times New Roman" w:hAnsi="Times New Roman" w:cs="Times New Roman"/>
        </w:rPr>
        <w:t xml:space="preserve"> varied between 7.2% (R1a) and 95.7%</w:t>
      </w:r>
      <w:r w:rsidR="006B2F1C" w:rsidRPr="00071D34">
        <w:rPr>
          <w:rFonts w:ascii="Times New Roman" w:hAnsi="Times New Roman" w:cs="Times New Roman"/>
        </w:rPr>
        <w:t xml:space="preserve"> </w:t>
      </w:r>
      <w:r w:rsidR="00F834DD" w:rsidRPr="00071D34">
        <w:rPr>
          <w:rFonts w:ascii="Times New Roman" w:hAnsi="Times New Roman" w:cs="Times New Roman"/>
        </w:rPr>
        <w:t>(</w:t>
      </w:r>
      <w:r w:rsidR="006A0409">
        <w:rPr>
          <w:rFonts w:ascii="Times New Roman" w:hAnsi="Times New Roman" w:cs="Times New Roman"/>
        </w:rPr>
        <w:t>HoT</w:t>
      </w:r>
      <w:r w:rsidR="00F834DD" w:rsidRPr="00071D34">
        <w:rPr>
          <w:rFonts w:ascii="Times New Roman" w:hAnsi="Times New Roman" w:cs="Times New Roman"/>
        </w:rPr>
        <w:t xml:space="preserve"> array,</w:t>
      </w:r>
      <w:r w:rsidR="006B2F1C" w:rsidRPr="00071D34">
        <w:rPr>
          <w:rFonts w:ascii="Times New Roman" w:hAnsi="Times New Roman" w:cs="Times New Roman"/>
        </w:rPr>
        <w:t xml:space="preserve"> </w:t>
      </w:r>
      <w:r w:rsidR="006B2F1C" w:rsidRPr="00071D34">
        <w:rPr>
          <w:rFonts w:ascii="Times New Roman" w:hAnsi="Times New Roman" w:cs="Times New Roman"/>
        </w:rPr>
        <w:fldChar w:fldCharType="begin"/>
      </w:r>
      <w:r w:rsidR="006B2F1C" w:rsidRPr="00071D34">
        <w:rPr>
          <w:rFonts w:ascii="Times New Roman" w:hAnsi="Times New Roman" w:cs="Times New Roman"/>
        </w:rPr>
        <w:instrText xml:space="preserve"> REF _Ref129610580 \h </w:instrText>
      </w:r>
      <w:r w:rsidR="00071D34">
        <w:rPr>
          <w:rFonts w:ascii="Times New Roman" w:hAnsi="Times New Roman" w:cs="Times New Roman"/>
        </w:rPr>
        <w:instrText xml:space="preserve"> \* MERGEFORMAT </w:instrText>
      </w:r>
      <w:r w:rsidR="006B2F1C" w:rsidRPr="00071D34">
        <w:rPr>
          <w:rFonts w:ascii="Times New Roman" w:hAnsi="Times New Roman" w:cs="Times New Roman"/>
        </w:rPr>
      </w:r>
      <w:r w:rsidR="006B2F1C" w:rsidRPr="00071D34">
        <w:rPr>
          <w:rFonts w:ascii="Times New Roman" w:hAnsi="Times New Roman" w:cs="Times New Roman"/>
        </w:rPr>
        <w:fldChar w:fldCharType="separate"/>
      </w:r>
      <w:r w:rsidR="00D733C1">
        <w:t xml:space="preserve">Figure </w:t>
      </w:r>
      <w:r w:rsidR="00D733C1">
        <w:rPr>
          <w:noProof/>
        </w:rPr>
        <w:t>4</w:t>
      </w:r>
      <w:r w:rsidR="006B2F1C" w:rsidRPr="00071D34">
        <w:rPr>
          <w:rFonts w:ascii="Times New Roman" w:hAnsi="Times New Roman" w:cs="Times New Roman"/>
        </w:rPr>
        <w:fldChar w:fldCharType="end"/>
      </w:r>
      <w:r w:rsidR="006B2F1C" w:rsidRPr="00071D34">
        <w:rPr>
          <w:rFonts w:ascii="Times New Roman" w:hAnsi="Times New Roman" w:cs="Times New Roman"/>
        </w:rPr>
        <w:t>,</w:t>
      </w:r>
      <w:r w:rsidR="00180647">
        <w:rPr>
          <w:rFonts w:ascii="Times New Roman" w:hAnsi="Times New Roman" w:cs="Times New Roman"/>
        </w:rPr>
        <w:t xml:space="preserve"> Suppl mat. Table B1</w:t>
      </w:r>
      <w:r w:rsidR="00F834DD" w:rsidRPr="00071D34">
        <w:rPr>
          <w:rFonts w:ascii="Times New Roman" w:hAnsi="Times New Roman" w:cs="Times New Roman"/>
        </w:rPr>
        <w:t>)</w:t>
      </w:r>
      <w:r w:rsidRPr="00071D34">
        <w:rPr>
          <w:rFonts w:ascii="Times New Roman" w:hAnsi="Times New Roman" w:cs="Times New Roman"/>
        </w:rPr>
        <w:t xml:space="preserve">. The probability of detection at R2a and Rx2a were estimated at </w:t>
      </w:r>
      <w:r w:rsidR="00C1063A">
        <w:rPr>
          <w:rFonts w:ascii="Times New Roman" w:hAnsi="Times New Roman" w:cs="Times New Roman"/>
        </w:rPr>
        <w:t xml:space="preserve">about </w:t>
      </w:r>
      <w:r w:rsidRPr="00071D34">
        <w:rPr>
          <w:rFonts w:ascii="Times New Roman" w:hAnsi="Times New Roman" w:cs="Times New Roman"/>
        </w:rPr>
        <w:t>2</w:t>
      </w:r>
      <w:r w:rsidR="005F3032">
        <w:rPr>
          <w:rFonts w:ascii="Times New Roman" w:hAnsi="Times New Roman" w:cs="Times New Roman"/>
        </w:rPr>
        <w:t>9</w:t>
      </w:r>
      <w:r w:rsidRPr="00071D34">
        <w:rPr>
          <w:rFonts w:ascii="Times New Roman" w:hAnsi="Times New Roman" w:cs="Times New Roman"/>
        </w:rPr>
        <w:t>% and 6</w:t>
      </w:r>
      <w:r w:rsidR="005F3032">
        <w:rPr>
          <w:rFonts w:ascii="Times New Roman" w:hAnsi="Times New Roman" w:cs="Times New Roman"/>
        </w:rPr>
        <w:t>8</w:t>
      </w:r>
      <w:r w:rsidRPr="00071D34">
        <w:rPr>
          <w:rFonts w:ascii="Times New Roman" w:hAnsi="Times New Roman" w:cs="Times New Roman"/>
        </w:rPr>
        <w:t>%, respectively, with large uncertainties (2.5</w:t>
      </w:r>
      <w:r w:rsidRPr="00071D34">
        <w:rPr>
          <w:rFonts w:ascii="Times New Roman" w:hAnsi="Times New Roman" w:cs="Times New Roman"/>
          <w:vertAlign w:val="superscript"/>
        </w:rPr>
        <w:t>th</w:t>
      </w:r>
      <w:r w:rsidRPr="00071D34">
        <w:rPr>
          <w:rFonts w:ascii="Times New Roman" w:hAnsi="Times New Roman" w:cs="Times New Roman"/>
        </w:rPr>
        <w:t>-97.5</w:t>
      </w:r>
      <w:r w:rsidRPr="00071D34">
        <w:rPr>
          <w:rFonts w:ascii="Times New Roman" w:hAnsi="Times New Roman" w:cs="Times New Roman"/>
          <w:vertAlign w:val="superscript"/>
        </w:rPr>
        <w:t>th</w:t>
      </w:r>
      <w:r w:rsidRPr="00071D34">
        <w:rPr>
          <w:rFonts w:ascii="Times New Roman" w:hAnsi="Times New Roman" w:cs="Times New Roman"/>
        </w:rPr>
        <w:t xml:space="preserve"> interquantile range of 4-8</w:t>
      </w:r>
      <w:r w:rsidR="00037201">
        <w:rPr>
          <w:rFonts w:ascii="Times New Roman" w:hAnsi="Times New Roman" w:cs="Times New Roman"/>
        </w:rPr>
        <w:t>7</w:t>
      </w:r>
      <w:r w:rsidRPr="00071D34">
        <w:rPr>
          <w:rFonts w:ascii="Times New Roman" w:hAnsi="Times New Roman" w:cs="Times New Roman"/>
        </w:rPr>
        <w:t>% and 26-99%, respectively,</w:t>
      </w:r>
      <w:r w:rsidR="006B2F1C" w:rsidRPr="00071D34">
        <w:rPr>
          <w:rFonts w:ascii="Times New Roman" w:hAnsi="Times New Roman" w:cs="Times New Roman"/>
        </w:rPr>
        <w:t xml:space="preserve"> </w:t>
      </w:r>
      <w:r w:rsidR="006B2F1C" w:rsidRPr="00071D34">
        <w:rPr>
          <w:rFonts w:ascii="Times New Roman" w:hAnsi="Times New Roman" w:cs="Times New Roman"/>
        </w:rPr>
        <w:fldChar w:fldCharType="begin"/>
      </w:r>
      <w:r w:rsidR="006B2F1C" w:rsidRPr="00071D34">
        <w:rPr>
          <w:rFonts w:ascii="Times New Roman" w:hAnsi="Times New Roman" w:cs="Times New Roman"/>
        </w:rPr>
        <w:instrText xml:space="preserve"> REF _Ref129610580 \h </w:instrText>
      </w:r>
      <w:r w:rsidR="00071D34">
        <w:rPr>
          <w:rFonts w:ascii="Times New Roman" w:hAnsi="Times New Roman" w:cs="Times New Roman"/>
        </w:rPr>
        <w:instrText xml:space="preserve"> \* MERGEFORMAT </w:instrText>
      </w:r>
      <w:r w:rsidR="006B2F1C" w:rsidRPr="00071D34">
        <w:rPr>
          <w:rFonts w:ascii="Times New Roman" w:hAnsi="Times New Roman" w:cs="Times New Roman"/>
        </w:rPr>
      </w:r>
      <w:r w:rsidR="006B2F1C" w:rsidRPr="00071D34">
        <w:rPr>
          <w:rFonts w:ascii="Times New Roman" w:hAnsi="Times New Roman" w:cs="Times New Roman"/>
        </w:rPr>
        <w:fldChar w:fldCharType="separate"/>
      </w:r>
      <w:r w:rsidR="00D733C1">
        <w:t xml:space="preserve">Figure </w:t>
      </w:r>
      <w:r w:rsidR="00D733C1">
        <w:rPr>
          <w:noProof/>
        </w:rPr>
        <w:t>4</w:t>
      </w:r>
      <w:r w:rsidR="006B2F1C" w:rsidRPr="00071D34">
        <w:rPr>
          <w:rFonts w:ascii="Times New Roman" w:hAnsi="Times New Roman" w:cs="Times New Roman"/>
        </w:rPr>
        <w:fldChar w:fldCharType="end"/>
      </w:r>
      <w:r w:rsidR="006B2F1C" w:rsidRPr="00071D34">
        <w:rPr>
          <w:rFonts w:ascii="Times New Roman" w:hAnsi="Times New Roman" w:cs="Times New Roman"/>
        </w:rPr>
        <w:t xml:space="preserve">, </w:t>
      </w:r>
      <w:r w:rsidR="00180647">
        <w:rPr>
          <w:rFonts w:ascii="Times New Roman" w:hAnsi="Times New Roman" w:cs="Times New Roman"/>
        </w:rPr>
        <w:lastRenderedPageBreak/>
        <w:t>Suppl mat. Table B1</w:t>
      </w:r>
      <w:r w:rsidRPr="00071D34">
        <w:rPr>
          <w:rFonts w:ascii="Times New Roman" w:hAnsi="Times New Roman" w:cs="Times New Roman"/>
        </w:rPr>
        <w:t xml:space="preserve">) highlighting that the data </w:t>
      </w:r>
      <w:r w:rsidR="78B4A8CD" w:rsidRPr="78B4A8CD">
        <w:rPr>
          <w:rFonts w:ascii="Times New Roman" w:hAnsi="Times New Roman" w:cs="Times New Roman"/>
        </w:rPr>
        <w:t xml:space="preserve">were </w:t>
      </w:r>
      <w:r w:rsidRPr="00071D34">
        <w:rPr>
          <w:rFonts w:ascii="Times New Roman" w:hAnsi="Times New Roman" w:cs="Times New Roman"/>
        </w:rPr>
        <w:t xml:space="preserve">not sufficient to exclude high or low probabilities of detection at these two receivers. </w:t>
      </w:r>
      <w:r w:rsidR="00204DFD" w:rsidRPr="00071D34">
        <w:rPr>
          <w:rFonts w:ascii="Times New Roman" w:hAnsi="Times New Roman" w:cs="Times New Roman"/>
        </w:rPr>
        <w:t xml:space="preserve">Probabilities of travel ranged from 8% to </w:t>
      </w:r>
      <w:r w:rsidR="00B73B9F">
        <w:rPr>
          <w:rFonts w:ascii="Times New Roman" w:hAnsi="Times New Roman" w:cs="Times New Roman"/>
        </w:rPr>
        <w:t>8</w:t>
      </w:r>
      <w:r w:rsidR="00204DFD" w:rsidRPr="00071D34">
        <w:rPr>
          <w:rFonts w:ascii="Times New Roman" w:hAnsi="Times New Roman" w:cs="Times New Roman"/>
        </w:rPr>
        <w:t>9% (</w:t>
      </w:r>
      <w:r w:rsidR="00204DFD" w:rsidRPr="00071D34">
        <w:rPr>
          <w:rFonts w:ascii="Times New Roman" w:hAnsi="Times New Roman" w:cs="Times New Roman"/>
        </w:rPr>
        <w:fldChar w:fldCharType="begin"/>
      </w:r>
      <w:r w:rsidR="00204DFD" w:rsidRPr="00071D34">
        <w:rPr>
          <w:rFonts w:ascii="Times New Roman" w:hAnsi="Times New Roman" w:cs="Times New Roman"/>
        </w:rPr>
        <w:instrText xml:space="preserve"> REF _Ref129611438 \h </w:instrText>
      </w:r>
      <w:r w:rsidR="00071D34">
        <w:rPr>
          <w:rFonts w:ascii="Times New Roman" w:hAnsi="Times New Roman" w:cs="Times New Roman"/>
        </w:rPr>
        <w:instrText xml:space="preserve"> \* MERGEFORMAT </w:instrText>
      </w:r>
      <w:r w:rsidR="00204DFD" w:rsidRPr="00071D34">
        <w:rPr>
          <w:rFonts w:ascii="Times New Roman" w:hAnsi="Times New Roman" w:cs="Times New Roman"/>
        </w:rPr>
      </w:r>
      <w:r w:rsidR="00204DFD" w:rsidRPr="00071D34">
        <w:rPr>
          <w:rFonts w:ascii="Times New Roman" w:hAnsi="Times New Roman" w:cs="Times New Roman"/>
        </w:rPr>
        <w:fldChar w:fldCharType="separate"/>
      </w:r>
      <w:r w:rsidR="00D733C1">
        <w:t xml:space="preserve">Figure </w:t>
      </w:r>
      <w:r w:rsidR="00D733C1">
        <w:rPr>
          <w:noProof/>
        </w:rPr>
        <w:t>5</w:t>
      </w:r>
      <w:r w:rsidR="00204DFD" w:rsidRPr="00071D34">
        <w:rPr>
          <w:rFonts w:ascii="Times New Roman" w:hAnsi="Times New Roman" w:cs="Times New Roman"/>
        </w:rPr>
        <w:fldChar w:fldCharType="end"/>
      </w:r>
      <w:r w:rsidR="00204DFD" w:rsidRPr="00071D34">
        <w:rPr>
          <w:rFonts w:ascii="Times New Roman" w:hAnsi="Times New Roman" w:cs="Times New Roman"/>
        </w:rPr>
        <w:t>,</w:t>
      </w:r>
      <w:r w:rsidR="00180647" w:rsidRPr="00180647">
        <w:rPr>
          <w:rFonts w:ascii="Times New Roman" w:hAnsi="Times New Roman" w:cs="Times New Roman"/>
        </w:rPr>
        <w:t xml:space="preserve"> </w:t>
      </w:r>
      <w:r w:rsidR="00180647">
        <w:rPr>
          <w:rFonts w:ascii="Times New Roman" w:hAnsi="Times New Roman" w:cs="Times New Roman"/>
        </w:rPr>
        <w:t>Suppl mat. Table B1</w:t>
      </w:r>
      <w:r w:rsidR="00204DFD" w:rsidRPr="00071D34">
        <w:rPr>
          <w:rFonts w:ascii="Times New Roman" w:hAnsi="Times New Roman" w:cs="Times New Roman"/>
        </w:rPr>
        <w:t xml:space="preserve"> ), two of these probabilities,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2,1</m:t>
            </m:r>
          </m:sub>
        </m:sSub>
      </m:oMath>
      <w:r w:rsidR="00204DFD" w:rsidRPr="091EB355">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pt</m:t>
            </m:r>
          </m:e>
          <m:sub>
            <m:r>
              <w:rPr>
                <w:rFonts w:ascii="Cambria Math" w:hAnsi="Cambria Math" w:cs="Times New Roman"/>
              </w:rPr>
              <m:t>3,2</m:t>
            </m:r>
          </m:sub>
        </m:sSub>
      </m:oMath>
      <w:r w:rsidR="007113E2" w:rsidRPr="091EB355">
        <w:rPr>
          <w:rFonts w:ascii="Times New Roman" w:eastAsiaTheme="minorEastAsia" w:hAnsi="Times New Roman" w:cs="Times New Roman"/>
        </w:rPr>
        <w:t>,</w:t>
      </w:r>
      <w:r w:rsidR="00204DFD" w:rsidRPr="00071D34">
        <w:rPr>
          <w:rFonts w:ascii="Times New Roman" w:hAnsi="Times New Roman" w:cs="Times New Roman"/>
        </w:rPr>
        <w:t xml:space="preserve"> </w:t>
      </w:r>
      <w:r w:rsidR="009A63D1" w:rsidRPr="00071D34">
        <w:rPr>
          <w:rFonts w:ascii="Times New Roman" w:hAnsi="Times New Roman" w:cs="Times New Roman"/>
        </w:rPr>
        <w:t>displayed large uncertainties and the posterior distribution</w:t>
      </w:r>
      <w:r w:rsidR="006904A4">
        <w:rPr>
          <w:rFonts w:ascii="Times New Roman" w:hAnsi="Times New Roman" w:cs="Times New Roman"/>
        </w:rPr>
        <w:t>s were seemingly no</w:t>
      </w:r>
      <w:r w:rsidR="00CB130C">
        <w:rPr>
          <w:rFonts w:ascii="Times New Roman" w:hAnsi="Times New Roman" w:cs="Times New Roman"/>
        </w:rPr>
        <w:t xml:space="preserve">t updated from </w:t>
      </w:r>
      <w:r w:rsidR="009A63D1" w:rsidRPr="00071D34">
        <w:rPr>
          <w:rFonts w:ascii="Times New Roman" w:hAnsi="Times New Roman" w:cs="Times New Roman"/>
        </w:rPr>
        <w:t>the prior distributions</w:t>
      </w:r>
      <w:r w:rsidR="008E755E">
        <w:rPr>
          <w:rFonts w:ascii="Times New Roman" w:hAnsi="Times New Roman" w:cs="Times New Roman"/>
        </w:rPr>
        <w:t xml:space="preserve"> (Suppl. Mat. B)</w:t>
      </w:r>
      <w:r w:rsidR="009A63D1" w:rsidRPr="00071D34">
        <w:rPr>
          <w:rFonts w:ascii="Times New Roman" w:hAnsi="Times New Roman" w:cs="Times New Roman"/>
        </w:rPr>
        <w:t xml:space="preserve">. These two probabilities of travel </w:t>
      </w:r>
      <w:r w:rsidR="009C6BEE" w:rsidRPr="00071D34">
        <w:rPr>
          <w:rFonts w:ascii="Times New Roman" w:hAnsi="Times New Roman" w:cs="Times New Roman"/>
        </w:rPr>
        <w:t>we</w:t>
      </w:r>
      <w:r w:rsidR="009A63D1" w:rsidRPr="00071D34">
        <w:rPr>
          <w:rFonts w:ascii="Times New Roman" w:hAnsi="Times New Roman" w:cs="Times New Roman"/>
        </w:rPr>
        <w:t>re associated with the two receivers with large uncertainties (R2a and Rx2a) indicating that at these two location</w:t>
      </w:r>
      <w:r w:rsidR="00E202A5" w:rsidRPr="00071D34">
        <w:rPr>
          <w:rFonts w:ascii="Times New Roman" w:hAnsi="Times New Roman" w:cs="Times New Roman"/>
        </w:rPr>
        <w:t>s</w:t>
      </w:r>
      <w:r w:rsidR="009A63D1" w:rsidRPr="00071D34">
        <w:rPr>
          <w:rFonts w:ascii="Times New Roman" w:hAnsi="Times New Roman" w:cs="Times New Roman"/>
        </w:rPr>
        <w:t xml:space="preserve"> the data </w:t>
      </w:r>
      <w:r w:rsidR="009C6BEE" w:rsidRPr="00071D34">
        <w:rPr>
          <w:rFonts w:ascii="Times New Roman" w:hAnsi="Times New Roman" w:cs="Times New Roman"/>
        </w:rPr>
        <w:t>were</w:t>
      </w:r>
      <w:r w:rsidR="009A63D1" w:rsidRPr="00071D34">
        <w:rPr>
          <w:rFonts w:ascii="Times New Roman" w:hAnsi="Times New Roman" w:cs="Times New Roman"/>
        </w:rPr>
        <w:t xml:space="preserve"> no</w:t>
      </w:r>
      <w:r w:rsidR="00E202A5" w:rsidRPr="00071D34">
        <w:rPr>
          <w:rFonts w:ascii="Times New Roman" w:hAnsi="Times New Roman" w:cs="Times New Roman"/>
        </w:rPr>
        <w:t>t</w:t>
      </w:r>
      <w:r w:rsidR="009A63D1" w:rsidRPr="00071D34">
        <w:rPr>
          <w:rFonts w:ascii="Times New Roman" w:hAnsi="Times New Roman" w:cs="Times New Roman"/>
        </w:rPr>
        <w:t xml:space="preserve"> sufficient to disentangle probability of travel and probability of detection. </w:t>
      </w:r>
    </w:p>
    <w:p w14:paraId="7796F117" w14:textId="4CE9AB78" w:rsidR="007471D6" w:rsidRPr="00071D34" w:rsidRDefault="008A7533" w:rsidP="00F77C89">
      <w:pPr>
        <w:spacing w:line="480" w:lineRule="auto"/>
        <w:rPr>
          <w:rFonts w:ascii="Times New Roman" w:hAnsi="Times New Roman" w:cs="Times New Roman"/>
        </w:rPr>
      </w:pPr>
      <w:r w:rsidRPr="00071D34">
        <w:rPr>
          <w:rFonts w:ascii="Times New Roman" w:hAnsi="Times New Roman" w:cs="Times New Roman"/>
        </w:rPr>
        <w:t xml:space="preserve">For these reasons, the model did not have great </w:t>
      </w:r>
      <w:r w:rsidR="000058D3" w:rsidRPr="00071D34">
        <w:rPr>
          <w:rFonts w:ascii="Times New Roman" w:hAnsi="Times New Roman" w:cs="Times New Roman"/>
        </w:rPr>
        <w:t>predictiv</w:t>
      </w:r>
      <w:r w:rsidR="1F75BD42" w:rsidRPr="1F75BD42">
        <w:rPr>
          <w:rFonts w:ascii="Times New Roman" w:hAnsi="Times New Roman" w:cs="Times New Roman"/>
        </w:rPr>
        <w:t>e</w:t>
      </w:r>
      <w:r w:rsidRPr="00071D34">
        <w:rPr>
          <w:rFonts w:ascii="Times New Roman" w:hAnsi="Times New Roman" w:cs="Times New Roman"/>
        </w:rPr>
        <w:t xml:space="preserve"> power</w:t>
      </w:r>
      <w:r w:rsidR="000058D3" w:rsidRPr="00071D34">
        <w:rPr>
          <w:rFonts w:ascii="Times New Roman" w:hAnsi="Times New Roman" w:cs="Times New Roman"/>
        </w:rPr>
        <w:t>:</w:t>
      </w:r>
      <w:r w:rsidRPr="00071D34">
        <w:rPr>
          <w:rFonts w:ascii="Times New Roman" w:hAnsi="Times New Roman" w:cs="Times New Roman"/>
        </w:rPr>
        <w:t xml:space="preserve"> prior to the modelling exercise (raw detection only)</w:t>
      </w:r>
      <w:r w:rsidR="1F75BD42" w:rsidRPr="1F75BD42">
        <w:rPr>
          <w:rFonts w:ascii="Times New Roman" w:hAnsi="Times New Roman" w:cs="Times New Roman"/>
        </w:rPr>
        <w:t>,</w:t>
      </w:r>
      <w:r w:rsidRPr="00071D34">
        <w:rPr>
          <w:rFonts w:ascii="Times New Roman" w:hAnsi="Times New Roman" w:cs="Times New Roman"/>
        </w:rPr>
        <w:t xml:space="preserve"> 17 smolts could be classified as travelling in a ch</w:t>
      </w:r>
      <w:r w:rsidR="000058D3" w:rsidRPr="00071D34">
        <w:rPr>
          <w:rFonts w:ascii="Times New Roman" w:hAnsi="Times New Roman" w:cs="Times New Roman"/>
        </w:rPr>
        <w:t>a</w:t>
      </w:r>
      <w:r w:rsidRPr="00071D34">
        <w:rPr>
          <w:rFonts w:ascii="Times New Roman" w:hAnsi="Times New Roman" w:cs="Times New Roman"/>
        </w:rPr>
        <w:t>nn</w:t>
      </w:r>
      <w:r w:rsidR="000058D3" w:rsidRPr="00071D34">
        <w:rPr>
          <w:rFonts w:ascii="Times New Roman" w:hAnsi="Times New Roman" w:cs="Times New Roman"/>
        </w:rPr>
        <w:t>el</w:t>
      </w:r>
      <w:r w:rsidRPr="00071D34">
        <w:rPr>
          <w:rFonts w:ascii="Times New Roman" w:hAnsi="Times New Roman" w:cs="Times New Roman"/>
        </w:rPr>
        <w:t xml:space="preserve"> with or without an RST. </w:t>
      </w:r>
      <w:r w:rsidR="000058D3" w:rsidRPr="00071D34">
        <w:rPr>
          <w:rFonts w:ascii="Times New Roman" w:hAnsi="Times New Roman" w:cs="Times New Roman"/>
        </w:rPr>
        <w:t>Post</w:t>
      </w:r>
      <w:r w:rsidR="00B87436" w:rsidRPr="00071D34">
        <w:rPr>
          <w:rFonts w:ascii="Times New Roman" w:hAnsi="Times New Roman" w:cs="Times New Roman"/>
        </w:rPr>
        <w:t xml:space="preserve"> Bayesian</w:t>
      </w:r>
      <w:r w:rsidR="000058D3" w:rsidRPr="00071D34">
        <w:rPr>
          <w:rFonts w:ascii="Times New Roman" w:hAnsi="Times New Roman" w:cs="Times New Roman"/>
        </w:rPr>
        <w:t xml:space="preserve"> inference, seven additional fish</w:t>
      </w:r>
      <w:r w:rsidR="007104CD">
        <w:rPr>
          <w:rFonts w:ascii="Times New Roman" w:hAnsi="Times New Roman" w:cs="Times New Roman"/>
        </w:rPr>
        <w:t xml:space="preserve"> (25% of smolt with no raw data supportin</w:t>
      </w:r>
      <w:r w:rsidR="00674A16">
        <w:rPr>
          <w:rFonts w:ascii="Times New Roman" w:hAnsi="Times New Roman" w:cs="Times New Roman"/>
        </w:rPr>
        <w:t>g presence or absence in a channel with an RST</w:t>
      </w:r>
      <w:r w:rsidR="007104CD">
        <w:rPr>
          <w:rFonts w:ascii="Times New Roman" w:hAnsi="Times New Roman" w:cs="Times New Roman"/>
        </w:rPr>
        <w:t>)</w:t>
      </w:r>
      <w:r w:rsidR="000058D3" w:rsidRPr="00071D34">
        <w:rPr>
          <w:rFonts w:ascii="Times New Roman" w:hAnsi="Times New Roman" w:cs="Times New Roman"/>
        </w:rPr>
        <w:t xml:space="preserve"> could be assigned to the channel with the Bu</w:t>
      </w:r>
      <w:r w:rsidR="00764055" w:rsidRPr="00071D34">
        <w:rPr>
          <w:rFonts w:ascii="Times New Roman" w:hAnsi="Times New Roman" w:cs="Times New Roman"/>
        </w:rPr>
        <w:t xml:space="preserve">tters RST with a high probability (&gt;80%, </w:t>
      </w:r>
      <w:r w:rsidR="00764055" w:rsidRPr="00071D34">
        <w:rPr>
          <w:rFonts w:ascii="Times New Roman" w:hAnsi="Times New Roman" w:cs="Times New Roman"/>
        </w:rPr>
        <w:fldChar w:fldCharType="begin"/>
      </w:r>
      <w:r w:rsidR="00764055" w:rsidRPr="00071D34">
        <w:rPr>
          <w:rFonts w:ascii="Times New Roman" w:hAnsi="Times New Roman" w:cs="Times New Roman"/>
        </w:rPr>
        <w:instrText xml:space="preserve"> REF _Ref129623728 \h </w:instrText>
      </w:r>
      <w:r w:rsidR="00071D34">
        <w:rPr>
          <w:rFonts w:ascii="Times New Roman" w:hAnsi="Times New Roman" w:cs="Times New Roman"/>
        </w:rPr>
        <w:instrText xml:space="preserve"> \* MERGEFORMAT </w:instrText>
      </w:r>
      <w:r w:rsidR="00764055" w:rsidRPr="00071D34">
        <w:rPr>
          <w:rFonts w:ascii="Times New Roman" w:hAnsi="Times New Roman" w:cs="Times New Roman"/>
        </w:rPr>
      </w:r>
      <w:r w:rsidR="00764055" w:rsidRPr="00071D34">
        <w:rPr>
          <w:rFonts w:ascii="Times New Roman" w:hAnsi="Times New Roman" w:cs="Times New Roman"/>
        </w:rPr>
        <w:fldChar w:fldCharType="separate"/>
      </w:r>
      <w:r w:rsidR="00D733C1">
        <w:t xml:space="preserve">Figure </w:t>
      </w:r>
      <w:r w:rsidR="00D733C1">
        <w:rPr>
          <w:noProof/>
        </w:rPr>
        <w:t>6</w:t>
      </w:r>
      <w:r w:rsidR="00764055" w:rsidRPr="00071D34">
        <w:rPr>
          <w:rFonts w:ascii="Times New Roman" w:hAnsi="Times New Roman" w:cs="Times New Roman"/>
        </w:rPr>
        <w:fldChar w:fldCharType="end"/>
      </w:r>
      <w:r w:rsidR="00764055" w:rsidRPr="00071D34">
        <w:rPr>
          <w:rFonts w:ascii="Times New Roman" w:hAnsi="Times New Roman" w:cs="Times New Roman"/>
        </w:rPr>
        <w:t xml:space="preserve">), one </w:t>
      </w:r>
      <w:r w:rsidR="007F18F2" w:rsidRPr="00071D34">
        <w:rPr>
          <w:rFonts w:ascii="Times New Roman" w:hAnsi="Times New Roman" w:cs="Times New Roman"/>
        </w:rPr>
        <w:t xml:space="preserve">fish (ID 61690, </w:t>
      </w:r>
      <w:r w:rsidR="007F18F2" w:rsidRPr="00071D34">
        <w:rPr>
          <w:rFonts w:ascii="Times New Roman" w:hAnsi="Times New Roman" w:cs="Times New Roman"/>
        </w:rPr>
        <w:fldChar w:fldCharType="begin"/>
      </w:r>
      <w:r w:rsidR="007F18F2" w:rsidRPr="00071D34">
        <w:rPr>
          <w:rFonts w:ascii="Times New Roman" w:hAnsi="Times New Roman" w:cs="Times New Roman"/>
        </w:rPr>
        <w:instrText xml:space="preserve"> REF _Ref129623728 \h </w:instrText>
      </w:r>
      <w:r w:rsidR="00071D34">
        <w:rPr>
          <w:rFonts w:ascii="Times New Roman" w:hAnsi="Times New Roman" w:cs="Times New Roman"/>
        </w:rPr>
        <w:instrText xml:space="preserve"> \* MERGEFORMAT </w:instrText>
      </w:r>
      <w:r w:rsidR="007F18F2" w:rsidRPr="00071D34">
        <w:rPr>
          <w:rFonts w:ascii="Times New Roman" w:hAnsi="Times New Roman" w:cs="Times New Roman"/>
        </w:rPr>
      </w:r>
      <w:r w:rsidR="007F18F2" w:rsidRPr="00071D34">
        <w:rPr>
          <w:rFonts w:ascii="Times New Roman" w:hAnsi="Times New Roman" w:cs="Times New Roman"/>
        </w:rPr>
        <w:fldChar w:fldCharType="separate"/>
      </w:r>
      <w:r w:rsidR="00D733C1">
        <w:t xml:space="preserve">Figure </w:t>
      </w:r>
      <w:r w:rsidR="00D733C1">
        <w:rPr>
          <w:noProof/>
        </w:rPr>
        <w:t>6</w:t>
      </w:r>
      <w:r w:rsidR="007F18F2" w:rsidRPr="00071D34">
        <w:rPr>
          <w:rFonts w:ascii="Times New Roman" w:hAnsi="Times New Roman" w:cs="Times New Roman"/>
        </w:rPr>
        <w:fldChar w:fldCharType="end"/>
      </w:r>
      <w:r w:rsidR="007F18F2" w:rsidRPr="00071D34">
        <w:rPr>
          <w:rFonts w:ascii="Times New Roman" w:hAnsi="Times New Roman" w:cs="Times New Roman"/>
        </w:rPr>
        <w:t>) had a 7</w:t>
      </w:r>
      <w:r w:rsidR="1F75BD42" w:rsidRPr="1F75BD42">
        <w:rPr>
          <w:rFonts w:ascii="Times New Roman" w:hAnsi="Times New Roman" w:cs="Times New Roman"/>
        </w:rPr>
        <w:t>3</w:t>
      </w:r>
      <w:r w:rsidR="007F18F2" w:rsidRPr="00071D34">
        <w:rPr>
          <w:rFonts w:ascii="Times New Roman" w:hAnsi="Times New Roman" w:cs="Times New Roman"/>
        </w:rPr>
        <w:t xml:space="preserve">% </w:t>
      </w:r>
      <w:r w:rsidR="1F75BD42" w:rsidRPr="1F75BD42">
        <w:rPr>
          <w:rFonts w:ascii="Times New Roman" w:hAnsi="Times New Roman" w:cs="Times New Roman"/>
        </w:rPr>
        <w:t>likelihood of taking a</w:t>
      </w:r>
      <w:r w:rsidR="007F18F2" w:rsidRPr="00071D34">
        <w:rPr>
          <w:rFonts w:ascii="Times New Roman" w:hAnsi="Times New Roman" w:cs="Times New Roman"/>
        </w:rPr>
        <w:t xml:space="preserve"> path without an RST</w:t>
      </w:r>
      <w:r w:rsidR="1F75BD42" w:rsidRPr="1F75BD42">
        <w:rPr>
          <w:rFonts w:ascii="Times New Roman" w:hAnsi="Times New Roman" w:cs="Times New Roman"/>
        </w:rPr>
        <w:t xml:space="preserve"> installed</w:t>
      </w:r>
      <w:r w:rsidR="007F18F2" w:rsidRPr="00071D34">
        <w:rPr>
          <w:rFonts w:ascii="Times New Roman" w:hAnsi="Times New Roman" w:cs="Times New Roman"/>
        </w:rPr>
        <w:t xml:space="preserve">, </w:t>
      </w:r>
      <w:r w:rsidR="1F75BD42" w:rsidRPr="1F75BD42">
        <w:rPr>
          <w:rFonts w:ascii="Times New Roman" w:hAnsi="Times New Roman" w:cs="Times New Roman"/>
        </w:rPr>
        <w:t xml:space="preserve">and </w:t>
      </w:r>
      <w:r w:rsidR="007F18F2" w:rsidRPr="00071D34">
        <w:rPr>
          <w:rFonts w:ascii="Times New Roman" w:hAnsi="Times New Roman" w:cs="Times New Roman"/>
        </w:rPr>
        <w:t xml:space="preserve">the rest of the smolts (20) had about </w:t>
      </w:r>
      <w:r w:rsidR="1F75BD42" w:rsidRPr="1F75BD42">
        <w:rPr>
          <w:rFonts w:ascii="Times New Roman" w:hAnsi="Times New Roman" w:cs="Times New Roman"/>
        </w:rPr>
        <w:t xml:space="preserve">a </w:t>
      </w:r>
      <w:r w:rsidR="007F18F2" w:rsidRPr="00071D34">
        <w:rPr>
          <w:rFonts w:ascii="Times New Roman" w:hAnsi="Times New Roman" w:cs="Times New Roman"/>
        </w:rPr>
        <w:t xml:space="preserve">50% chance </w:t>
      </w:r>
      <w:r w:rsidR="1F75BD42" w:rsidRPr="1F75BD42">
        <w:rPr>
          <w:rFonts w:ascii="Times New Roman" w:hAnsi="Times New Roman" w:cs="Times New Roman"/>
        </w:rPr>
        <w:t>of travelling a route</w:t>
      </w:r>
      <w:r w:rsidR="007F18F2" w:rsidRPr="00071D34">
        <w:rPr>
          <w:rFonts w:ascii="Times New Roman" w:hAnsi="Times New Roman" w:cs="Times New Roman"/>
        </w:rPr>
        <w:t xml:space="preserve"> </w:t>
      </w:r>
      <w:r w:rsidR="00ED1425" w:rsidRPr="00071D34">
        <w:rPr>
          <w:rFonts w:ascii="Times New Roman" w:hAnsi="Times New Roman" w:cs="Times New Roman"/>
        </w:rPr>
        <w:t xml:space="preserve">using the channel </w:t>
      </w:r>
      <w:r w:rsidR="1F75BD42" w:rsidRPr="1F75BD42">
        <w:rPr>
          <w:rFonts w:ascii="Times New Roman" w:hAnsi="Times New Roman" w:cs="Times New Roman"/>
        </w:rPr>
        <w:t>in which</w:t>
      </w:r>
      <w:r w:rsidR="00ED1425" w:rsidRPr="00071D34">
        <w:rPr>
          <w:rFonts w:ascii="Times New Roman" w:hAnsi="Times New Roman" w:cs="Times New Roman"/>
        </w:rPr>
        <w:t xml:space="preserve"> the </w:t>
      </w:r>
      <w:r w:rsidR="007F18F2" w:rsidRPr="00071D34">
        <w:rPr>
          <w:rFonts w:ascii="Times New Roman" w:hAnsi="Times New Roman" w:cs="Times New Roman"/>
        </w:rPr>
        <w:t xml:space="preserve">Moses RST </w:t>
      </w:r>
      <w:r w:rsidR="00ED1425" w:rsidRPr="00071D34">
        <w:rPr>
          <w:rFonts w:ascii="Times New Roman" w:hAnsi="Times New Roman" w:cs="Times New Roman"/>
        </w:rPr>
        <w:t xml:space="preserve">was installed </w:t>
      </w:r>
      <w:r w:rsidR="007F18F2" w:rsidRPr="00071D34">
        <w:rPr>
          <w:rFonts w:ascii="Times New Roman" w:hAnsi="Times New Roman" w:cs="Times New Roman"/>
        </w:rPr>
        <w:t xml:space="preserve">or </w:t>
      </w:r>
      <w:r w:rsidR="005A2B76" w:rsidRPr="00071D34">
        <w:rPr>
          <w:rFonts w:ascii="Times New Roman" w:hAnsi="Times New Roman" w:cs="Times New Roman"/>
        </w:rPr>
        <w:t xml:space="preserve">a channel with no </w:t>
      </w:r>
      <w:r w:rsidR="007F18F2" w:rsidRPr="00071D34">
        <w:rPr>
          <w:rFonts w:ascii="Times New Roman" w:hAnsi="Times New Roman" w:cs="Times New Roman"/>
        </w:rPr>
        <w:t>RST</w:t>
      </w:r>
      <w:r w:rsidR="00291D98">
        <w:rPr>
          <w:rFonts w:ascii="Times New Roman" w:hAnsi="Times New Roman" w:cs="Times New Roman"/>
        </w:rPr>
        <w:t xml:space="preserve"> (</w:t>
      </w:r>
      <w:r w:rsidR="00291D98">
        <w:rPr>
          <w:rFonts w:ascii="Times New Roman" w:hAnsi="Times New Roman" w:cs="Times New Roman"/>
        </w:rPr>
        <w:fldChar w:fldCharType="begin"/>
      </w:r>
      <w:r w:rsidR="00291D98">
        <w:rPr>
          <w:rFonts w:ascii="Times New Roman" w:hAnsi="Times New Roman" w:cs="Times New Roman"/>
        </w:rPr>
        <w:instrText xml:space="preserve"> REF _Ref129623728 \h </w:instrText>
      </w:r>
      <w:r w:rsidR="00291D98">
        <w:rPr>
          <w:rFonts w:ascii="Times New Roman" w:hAnsi="Times New Roman" w:cs="Times New Roman"/>
        </w:rPr>
      </w:r>
      <w:r w:rsidR="00291D98">
        <w:rPr>
          <w:rFonts w:ascii="Times New Roman" w:hAnsi="Times New Roman" w:cs="Times New Roman"/>
        </w:rPr>
        <w:fldChar w:fldCharType="separate"/>
      </w:r>
      <w:r w:rsidR="00D733C1">
        <w:t xml:space="preserve">Figure </w:t>
      </w:r>
      <w:r w:rsidR="00D733C1">
        <w:rPr>
          <w:noProof/>
        </w:rPr>
        <w:t>6</w:t>
      </w:r>
      <w:r w:rsidR="00291D98">
        <w:rPr>
          <w:rFonts w:ascii="Times New Roman" w:hAnsi="Times New Roman" w:cs="Times New Roman"/>
        </w:rPr>
        <w:fldChar w:fldCharType="end"/>
      </w:r>
      <w:r w:rsidR="00291D98">
        <w:rPr>
          <w:rFonts w:ascii="Times New Roman" w:hAnsi="Times New Roman" w:cs="Times New Roman"/>
        </w:rPr>
        <w:t>, Suppl. Mat. C)</w:t>
      </w:r>
      <w:r w:rsidR="007F18F2" w:rsidRPr="00071D34">
        <w:rPr>
          <w:rFonts w:ascii="Times New Roman" w:hAnsi="Times New Roman" w:cs="Times New Roman"/>
        </w:rPr>
        <w:t>.</w:t>
      </w:r>
    </w:p>
    <w:p w14:paraId="37453C31" w14:textId="7622E429" w:rsidR="005D6D23" w:rsidRPr="0003207C" w:rsidRDefault="005D6D23">
      <w:pPr>
        <w:rPr>
          <w:rFonts w:ascii="Times New Roman" w:hAnsi="Times New Roman" w:cs="Times New Roman"/>
          <w:sz w:val="24"/>
          <w:szCs w:val="24"/>
        </w:rPr>
      </w:pPr>
    </w:p>
    <w:p w14:paraId="57DB8A9A" w14:textId="77777777" w:rsidR="005D6D23" w:rsidRPr="00FB10CB" w:rsidRDefault="005D6D23">
      <w:pPr>
        <w:rPr>
          <w:rFonts w:ascii="Times New Roman" w:hAnsi="Times New Roman" w:cs="Times New Roman"/>
        </w:rPr>
        <w:sectPr w:rsidR="005D6D23" w:rsidRPr="00FB10CB" w:rsidSect="00694BA0">
          <w:pgSz w:w="12240" w:h="15840"/>
          <w:pgMar w:top="1440" w:right="1440" w:bottom="1440" w:left="1440" w:header="720" w:footer="720" w:gutter="0"/>
          <w:lnNumType w:countBy="1" w:restart="continuous"/>
          <w:cols w:space="720"/>
          <w:docGrid w:linePitch="360"/>
        </w:sectPr>
      </w:pPr>
    </w:p>
    <w:p w14:paraId="6AB2E477" w14:textId="4F9B7EB4" w:rsidR="005D6D23" w:rsidRPr="00FB10CB" w:rsidRDefault="005D6D23" w:rsidP="005D6D23">
      <w:pPr>
        <w:pStyle w:val="Heading1"/>
        <w:rPr>
          <w:rFonts w:ascii="Times New Roman" w:hAnsi="Times New Roman" w:cs="Times New Roman"/>
        </w:rPr>
      </w:pPr>
      <w:r w:rsidRPr="00FB10CB">
        <w:rPr>
          <w:rFonts w:ascii="Times New Roman" w:hAnsi="Times New Roman" w:cs="Times New Roman"/>
        </w:rPr>
        <w:lastRenderedPageBreak/>
        <w:t>Discussion</w:t>
      </w:r>
    </w:p>
    <w:p w14:paraId="652CCC30" w14:textId="77777777" w:rsidR="00CB03C9" w:rsidRDefault="00CB03C9" w:rsidP="00A20D70">
      <w:pPr>
        <w:spacing w:line="480" w:lineRule="auto"/>
        <w:rPr>
          <w:rFonts w:ascii="Times New Roman" w:hAnsi="Times New Roman" w:cs="Times New Roman"/>
        </w:rPr>
      </w:pPr>
    </w:p>
    <w:p w14:paraId="61476B17" w14:textId="5D540B45" w:rsidR="0077674A" w:rsidRPr="0077674A" w:rsidRDefault="0077674A" w:rsidP="00A20D70">
      <w:pPr>
        <w:spacing w:line="480" w:lineRule="auto"/>
        <w:rPr>
          <w:rFonts w:ascii="Times New Roman" w:hAnsi="Times New Roman" w:cs="Times New Roman"/>
        </w:rPr>
      </w:pPr>
      <w:r w:rsidRPr="0077674A">
        <w:rPr>
          <w:rFonts w:ascii="Times New Roman" w:hAnsi="Times New Roman" w:cs="Times New Roman"/>
        </w:rPr>
        <w:t>In anadromous salmonid</w:t>
      </w:r>
      <w:r w:rsidR="00881B55">
        <w:rPr>
          <w:rFonts w:ascii="Times New Roman" w:hAnsi="Times New Roman" w:cs="Times New Roman"/>
        </w:rPr>
        <w:t xml:space="preserve"> species</w:t>
      </w:r>
      <w:r w:rsidRPr="0077674A">
        <w:rPr>
          <w:rFonts w:ascii="Times New Roman" w:hAnsi="Times New Roman" w:cs="Times New Roman"/>
        </w:rPr>
        <w:t xml:space="preserve">, the transition from freshwater to marine environments is a critical phase of their lifecycles marked by significant behavioral, morphological, and physiological changes. During this period, smolts must also adapt to new predators and environmental conditions, which collectively contribute to high mortality rates </w:t>
      </w:r>
      <w:r w:rsidRPr="0077674A">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{"citationID":"7iyPqnty","properties":{"formattedCitation":"(Klemetsen et al. 2003; Thorstad et al. 2010)","plainCitation":"(Klemetsen et al. 2003; Thorstad et al. 2010)","noteIndex":0},"citationItems":[{"id":1111,"uris":["http://zotero.org/users/3593556/items/WCZYHANE"],"itemData":{"id":1111,"type":"article-journal","abstract":"Among the species in the family Salmonidae, those represented by the genera Salmo, Salvelinus, and Oncorhynchus (subfamily Salmoninae) are the most studied. Here, various aspects of phenotypic and life-history variation of Atlantic salmon Salmo salar L., brown trout Salmo trutta L., and Arctic charr Salvelinus alpinus (L.) are reviewed. While many strategies and tactics are commonly used by these species, there are also differences in their ecology and population dynamics that result in a variety of interesting and diverse topics that are challenging for future research. Atlantic salmon display considerable phenotypic plasticity and variability in life-history characters ranging from fully freshwater resident forms, where females can mature at approximately 10 cm in length, to anadromous populations characterised by 3–5 sea-winter (5SW) salmon. Even within simple 1SW populations, 20 or more spawning life-history types can be identified. Juveniles in freshwater can use both fluvial and lacustrine habitats for rearing, and while most smolts migrate to sea during the spring, fall migrations occur in some populations. At sea, some salmon undertake extensive oceanic migrations while other populations stay within the geographical confines of areas such as the Baltic Sea. At the other extreme are those that reside in estuaries and return to freshwater to spawn after spending only a few months at sea. The review of information on the diversity of life-history forms is related to conservation aspects associated with Atlantic salmon populations and current trends in abundance and survival. Brown trout is indigenous to Europe, North Africa and western Asia, but was introduced into at least 24 countries outside Europe and now has a world-wide distribution. It exploits both fresh and salt waters for feeding and spawning (brackish), and populations are often partially migratory. One part of the population leaves and feeds elsewhere, while another part stays as residents. In large, complex systems, the species is polymorphic with different size morphs in the various parts of the habitat. Brown trout feed close to the surface and near shore, but large individuals may move far offshore. The species exhibits ontogenetic niche shifts partly related to size and partly to developmental rate. They switch when the amount of surplus energy available for growth becomes small with fast growers being younger and smaller fish than slow growers. Brown trout is an opportunistic carnivore, but individuals specialise at least temporarily on particular food items; insect larvae are important for the young in streams, while littoral epibenthos in lakes and fish are most important for large trout. The sexes differ in resource use and size. Females are more inclined than males to become migratory and feed in pelagic waters. Males exploit running water, near-shore and surface waters more than females. Therefore, females feed more on zooplankton and exhibit a more uniform phenotype than males. The Arctic charr is the northernmost freshwater fish on earth, with a circumpolar distribution in the Holarctic that matches the last glaciation. Recent mtDNA studies indicate that there are five phylogeographic lineages (Atlantic, Arctic, Bering, Siberian and Acadian) that may be of Pleistocene origin. Phenotypic expression and ecology are more variable in charr than in most fish. Weights at maturation range from 3 g to 12 kg. Population differences in morphology and coloration are large and can have some genetic basis. Charr live in streams, at sea and in all habitats of oligotrophic lakes, including very deep areas. Ontogenetic habitat shifts between lacustrine habitats are common. The charr feed on all major prey types of streams, lakes and near-shore marine habitats, but has high niche flexibility in competition. Cannibalism is expressed in several cases, and can be important for developing and maintaining bimodal size distributions. Anadromy is found in the northern part of its range and involves about 40, but sometimes more days in the sea. All charr overwinter in freshwater. Partial migration is common, but the degree of anadromy varies greatly among populations. The food at sea includes zooplankton and pelagic fish, but also epibenthos. Polymorphism and sympatric morphs are much studied. As a prominent fish of glaciated lakes, charr is an important species for studying ecological speciation by the combination of field studies and experiments, particularly in the fields of morphometric heterochrony and comparative behaviour.","container-title":"Ecology of Freshwater Fish","DOI":"10.1034/j.1600-0633.2003.00010.x","ISSN":"0906-6691","issue":"1","page":"1-59","title":"Atlantic salmon Salmo salar L., brown trout Salmo trutta L. and Arctic charr Salvelinus alpinus (L.): a review of aspects of their life histories","volume":"12","author":[{"family":"Klemetsen","given":"A."},{"family":"Amundsen","given":"P.‐A."},{"family":"Dempson","given":"J. B."},{"family":"Jonsson","given":"B."},{"family":"Jonsson","given":"N."},{"family":"O'Connell","given":"M. F."},{"family":"Mortensen","given":"E."}],"issued":{"date-parts":[["2003",3,13]]}}},{"id":1359,"uris":["http://zotero.org/users/3593556/items/TT4CX66F"],"itemData":{"id":1359,"type":"chapter","container-title":"Atlantic Salmon Ecology","event-place":"Oxford, UK","note":"DOI: 10.1002/9781444327755.ch1\nCitation Key: Thorstad2010","page":"1-32","publisher":"Wiley-Blackwell","publisher-place":"Oxford, UK","title":"Aquatic Nomads: The Life and Migrations of the Atlantic Salmon","URL":"https://onlinelibrary.wiley.com/doi/10.1002/9781444327755.ch1","author":[{"family":"Thorstad","given":"Eva B."},{"family":"Whoriskey","given":"Fred"},{"family":"Rikardsen","given":"Audun H."},{"family":"Aarestrup","given":"Kim"}],"issued":{"date-parts":[["2010",9,1]]}}}],"schema":"https://github.com/citation-style-language/schema/raw/master/csl-citation.json"} </w:instrText>
      </w:r>
      <w:r w:rsidRPr="0077674A">
        <w:rPr>
          <w:rFonts w:ascii="Times New Roman" w:hAnsi="Times New Roman" w:cs="Times New Roman"/>
        </w:rPr>
        <w:fldChar w:fldCharType="separate"/>
      </w:r>
      <w:r w:rsidRPr="0077674A">
        <w:rPr>
          <w:rFonts w:ascii="Times New Roman" w:hAnsi="Times New Roman" w:cs="Times New Roman"/>
        </w:rPr>
        <w:t>(Klemetsen et al. 2003; Thorstad et al. 2010)</w:t>
      </w:r>
      <w:r w:rsidRPr="0077674A">
        <w:rPr>
          <w:rFonts w:ascii="Times New Roman" w:hAnsi="Times New Roman" w:cs="Times New Roman"/>
        </w:rPr>
        <w:fldChar w:fldCharType="end"/>
      </w:r>
      <w:r w:rsidRPr="0077674A">
        <w:rPr>
          <w:rFonts w:ascii="Times New Roman" w:hAnsi="Times New Roman" w:cs="Times New Roman"/>
        </w:rPr>
        <w:t>.</w:t>
      </w:r>
      <w:r w:rsidR="002E212D">
        <w:rPr>
          <w:rFonts w:ascii="Times New Roman" w:hAnsi="Times New Roman" w:cs="Times New Roman"/>
        </w:rPr>
        <w:t xml:space="preserve"> </w:t>
      </w:r>
    </w:p>
    <w:p w14:paraId="3A721770" w14:textId="41583DAD" w:rsidR="00814593" w:rsidRDefault="002E212D" w:rsidP="001C7944">
      <w:pPr>
        <w:spacing w:line="480" w:lineRule="auto"/>
        <w:rPr>
          <w:rFonts w:ascii="Times New Roman" w:hAnsi="Times New Roman" w:cs="Times New Roman"/>
        </w:rPr>
      </w:pPr>
      <w:r>
        <w:rPr>
          <w:rFonts w:ascii="Times New Roman" w:hAnsi="Times New Roman" w:cs="Times New Roman"/>
        </w:rPr>
        <w:t xml:space="preserve">The Restigouche River is of particular interest as it is one of two large </w:t>
      </w:r>
      <w:r w:rsidR="00BC449A">
        <w:rPr>
          <w:rFonts w:ascii="Times New Roman" w:hAnsi="Times New Roman" w:cs="Times New Roman"/>
        </w:rPr>
        <w:t>r</w:t>
      </w:r>
      <w:r>
        <w:rPr>
          <w:rFonts w:ascii="Times New Roman" w:hAnsi="Times New Roman" w:cs="Times New Roman"/>
        </w:rPr>
        <w:t xml:space="preserve">ivers in the </w:t>
      </w:r>
      <w:r w:rsidR="241BC73D" w:rsidRPr="170D5A9F">
        <w:rPr>
          <w:rFonts w:ascii="Times New Roman" w:hAnsi="Times New Roman" w:cs="Times New Roman"/>
        </w:rPr>
        <w:t xml:space="preserve">southern </w:t>
      </w:r>
      <w:r>
        <w:rPr>
          <w:rFonts w:ascii="Times New Roman" w:hAnsi="Times New Roman" w:cs="Times New Roman"/>
        </w:rPr>
        <w:t xml:space="preserve">Gulf </w:t>
      </w:r>
      <w:r w:rsidR="6EC018E3" w:rsidRPr="170D5A9F">
        <w:rPr>
          <w:rFonts w:ascii="Times New Roman" w:hAnsi="Times New Roman" w:cs="Times New Roman"/>
        </w:rPr>
        <w:t xml:space="preserve">of St. Lawrence </w:t>
      </w:r>
      <w:r w:rsidR="008A2511">
        <w:rPr>
          <w:rFonts w:ascii="Times New Roman" w:hAnsi="Times New Roman" w:cs="Times New Roman"/>
        </w:rPr>
        <w:t>that supports</w:t>
      </w:r>
      <w:r w:rsidR="31DCD6CF" w:rsidRPr="170D5A9F">
        <w:rPr>
          <w:rFonts w:ascii="Times New Roman" w:hAnsi="Times New Roman" w:cs="Times New Roman"/>
        </w:rPr>
        <w:t xml:space="preserve"> </w:t>
      </w:r>
      <w:r w:rsidR="22A7CE68" w:rsidRPr="170D5A9F">
        <w:rPr>
          <w:rFonts w:ascii="Times New Roman" w:hAnsi="Times New Roman" w:cs="Times New Roman"/>
        </w:rPr>
        <w:t>a</w:t>
      </w:r>
      <w:r w:rsidR="008A2511">
        <w:rPr>
          <w:rFonts w:ascii="Times New Roman" w:hAnsi="Times New Roman" w:cs="Times New Roman"/>
        </w:rPr>
        <w:t xml:space="preserve"> </w:t>
      </w:r>
      <w:r w:rsidR="0065289F">
        <w:rPr>
          <w:rFonts w:ascii="Times New Roman" w:hAnsi="Times New Roman" w:cs="Times New Roman"/>
        </w:rPr>
        <w:t>substantial</w:t>
      </w:r>
      <w:r>
        <w:rPr>
          <w:rFonts w:ascii="Times New Roman" w:hAnsi="Times New Roman" w:cs="Times New Roman"/>
        </w:rPr>
        <w:t xml:space="preserve"> Atlantic salmon population </w:t>
      </w:r>
      <w:r>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{"citationID":"gJPg5rto","properties":{"formattedCitation":"(Dauphin 2022; DFO 2023)","plainCitation":"(Dauphin 2022; DFO 2023)","noteIndex":0},"citationItems":[{"id":1762,"uris":["http://zotero.org/users/3593556/items/QEXE3YUW"],"itemData":{"id":1762,"type":"article-journal","abstract":"This document presents information on Atlantic Salmon (Salmo salar) from Salmon Fishing\nArea (SFA) 15 (northern New Brunswick in DFO Gulf Region) of relevance to the development\nof the status report by the Committee on the Status of Endangered Wildlife in Canada\n(COSEWIC). There are 19 rivers with confirmed presence of Atlantic Salmon in this area of\nwhich the Restigouche River is the largest river. Data are presented and interpreted relative to\nthe following: biological characteristics, stocking of fish, area of occupancy based on juvenile\nsurveys, indicators of adult abundance from monitored rivers, freshwater production based on\njuvenile surveys and smolt production, and factors which may be constraining Atlantic Salmon\nabundance. For the rivers in this area, the indices of adult abundance suggest that there were\nmore Salmon in the mid to late 1980s than there have been in the past 15 years. As a result of\nchanges in fisheries management, spawning escapement has increased from the 1970s and\nearly 1980s resulting in increased abundance of juvenile Salmon. The principal threats in\nSFA 15 are: habitat alteration including habitat fragmentation due to non-compliant culverts,\nhydroelectric power generation, disease, unreported poaching and aboriginal catches and,\ncumulative effect of ecosystem changes.","container-title":"Canadian Science Advisory Secretariat Research Document","note":"ISBN: 9780660444215","title":"Information on Atlantic salmon (Salmo salar) from salmon fishing area 15 (Gulf New Brunswick) of relevance to the development of a 2nd COSEWIC status report","volume":"050","author":[{"family":"Dauphin","given":"Guillaume J. R."}],"issued":{"date-parts":[["2022"]]}}},{"id":3143,"uris":["http://zotero.org/users/3593556/items/7S6FPXX7"],"itemData":{"id":3143,"type":"report","event-place":"Moncton, NB","language":"eng","note":"OCLC: 1393654416","publisher":"Canadian Science Advisory Secretariat","publisher-place":"Moncton, NB","source":"Open WorldCat","title":"Update of stock status indicators of Atlantic salmon (Salmo salar) in DFO Gulf region salmon fishing areas 15-18 for 2022","author":[{"family":"DFO","given":""}],"issued":{"date-parts":[["2023"]]}}}],"schema":"https://github.com/citation-style-language/schema/raw/master/csl-citation.json"} </w:instrText>
      </w:r>
      <w:r>
        <w:rPr>
          <w:rFonts w:ascii="Times New Roman" w:hAnsi="Times New Roman" w:cs="Times New Roman"/>
        </w:rPr>
        <w:fldChar w:fldCharType="separate"/>
      </w:r>
      <w:r w:rsidR="004A3D41" w:rsidRPr="004A3D41">
        <w:rPr>
          <w:rFonts w:ascii="Times New Roman" w:hAnsi="Times New Roman" w:cs="Times New Roman"/>
        </w:rPr>
        <w:t>(Dauphin 2022; DFO 2023)</w:t>
      </w:r>
      <w:r>
        <w:rPr>
          <w:rFonts w:ascii="Times New Roman" w:hAnsi="Times New Roman" w:cs="Times New Roman"/>
        </w:rPr>
        <w:fldChar w:fldCharType="end"/>
      </w:r>
      <w:r>
        <w:rPr>
          <w:rFonts w:ascii="Times New Roman" w:hAnsi="Times New Roman" w:cs="Times New Roman"/>
        </w:rPr>
        <w:t xml:space="preserve">. </w:t>
      </w:r>
      <w:r w:rsidR="004A3D41">
        <w:rPr>
          <w:rFonts w:ascii="Times New Roman" w:hAnsi="Times New Roman" w:cs="Times New Roman"/>
        </w:rPr>
        <w:t xml:space="preserve">The Restigouche River is also an index river </w:t>
      </w:r>
      <w:r w:rsidR="008328BA">
        <w:rPr>
          <w:rFonts w:ascii="Times New Roman" w:hAnsi="Times New Roman" w:cs="Times New Roman"/>
        </w:rPr>
        <w:t>where</w:t>
      </w:r>
      <w:r>
        <w:rPr>
          <w:rFonts w:ascii="Times New Roman" w:hAnsi="Times New Roman" w:cs="Times New Roman"/>
        </w:rPr>
        <w:t xml:space="preserve"> different life stages of t</w:t>
      </w:r>
      <w:r w:rsidR="004A3D41">
        <w:rPr>
          <w:rFonts w:ascii="Times New Roman" w:hAnsi="Times New Roman" w:cs="Times New Roman"/>
        </w:rPr>
        <w:t>he Atlantic salmon</w:t>
      </w:r>
      <w:r>
        <w:rPr>
          <w:rFonts w:ascii="Times New Roman" w:hAnsi="Times New Roman" w:cs="Times New Roman"/>
        </w:rPr>
        <w:t xml:space="preserve"> population have been monitored for decades</w:t>
      </w:r>
      <w:r w:rsidR="008328BA">
        <w:rPr>
          <w:rFonts w:ascii="Times New Roman" w:hAnsi="Times New Roman" w:cs="Times New Roman"/>
        </w:rPr>
        <w:t xml:space="preserve"> for </w:t>
      </w:r>
      <w:r w:rsidR="00BE6BA6">
        <w:rPr>
          <w:rFonts w:ascii="Times New Roman" w:hAnsi="Times New Roman" w:cs="Times New Roman"/>
        </w:rPr>
        <w:t xml:space="preserve">collaborative </w:t>
      </w:r>
      <w:r w:rsidR="008328BA">
        <w:rPr>
          <w:rFonts w:ascii="Times New Roman" w:hAnsi="Times New Roman" w:cs="Times New Roman"/>
        </w:rPr>
        <w:t>research and</w:t>
      </w:r>
      <w:r w:rsidR="00BC449A">
        <w:rPr>
          <w:rFonts w:ascii="Times New Roman" w:hAnsi="Times New Roman" w:cs="Times New Roman"/>
        </w:rPr>
        <w:t xml:space="preserve"> stock</w:t>
      </w:r>
      <w:r w:rsidR="008328BA">
        <w:rPr>
          <w:rFonts w:ascii="Times New Roman" w:hAnsi="Times New Roman" w:cs="Times New Roman"/>
        </w:rPr>
        <w:t xml:space="preserve"> assessment purposes</w:t>
      </w:r>
      <w:r w:rsidR="004A3D41">
        <w:rPr>
          <w:rFonts w:ascii="Times New Roman" w:hAnsi="Times New Roman" w:cs="Times New Roman"/>
        </w:rPr>
        <w:t xml:space="preserve"> </w:t>
      </w:r>
      <w:r w:rsidR="004A3D4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{"citationID":"y8tnYDjA","properties":{"formattedCitation":"(Chaput et al. 2019; Dauphin et al. 2021, 2023)","plainCitation":"(Chaput et al. 2019; Dauphin et al. 2021, 2023)","noteIndex":0},"citationItems":[{"id":3036,"uris":["http://zotero.org/users/3593556/items/IWRQGD84"],"itemData":{"id":3036,"type":"article-journal","abstract":"The migration dynamics and inter-Annual variation in early at-sea survival of Atlantic salmon (Salmo salar) smolts over 14 years of study are reported for four river populations located in the Gulf of St. Lawrence (Canada). Acoustically tagged smolts were monitored at three points along their migration from freshwater to the Labrador Sea, a migration extending more than 800 km at sea and a period of 2 months. A hierarchical state-space version of the Cormack-Jolly-Seber model was used to estimate apparent survival rates from incomplete acoustic detections at key points. There was a positive size-dependent probability of survival through the freshwater and estuary areas; the odds of survival of a 16 cm smolt were 1.5-1.7 times higher than for a 13.5 cm smolt, length at tagging. Length adjusted (centred to the mean fork length of smolts during the study of 14.6 cm) survivals through the estuary and nearshore waters were estimated to range between 67 and 90% for the two river populations migrating through Chaleur Bay in contrast to lower survival estimates of 28-82% for the two populations from the neighbouring Miramichi Bay. Across the 14 years of study, survival estimates varied without trend for the populations of Chaleur Bay, but declined for the populations migrating through Miramichi Bay. Survival through the Gulf of St. Lawrence was variable but generally high among years and rivers, ranging from 96% day-1 to 99% day-1. Long term, replicated studies at multiple sites using acoustically tagged smolts can provide empirical data to examine hypotheses of the location and timing of factors contributing to smolt and post-smolt mortality of salmon at sea.","container-title":"ICES Journal of Marine Science","DOI":"10.1093/ICESJMS/FSY156","ISSN":"10959289","issue":"4","note":"publisher: Oxford University Press","page":"1107-1121","title":"Atlantic salmon (Salmo salar) smolt and early post-smolt migration and survival inferred from multi-year and multi-stock acoustic telemetry studies in the Gulf of St. Lawrence, northwest Atlantic","volume":"76","author":[{"family":"Chaput","given":"Gérald"},{"family":"Carr","given":"Jonathan"},{"family":"Daniels","given":"Jason"},{"family":"Tinker","given":"Steve"},{"family":"Jonsen","given":"Ian"},{"family":"Whoriskey","given":"Frederick"}],"issued":{"date-parts":[["2019",7,1]]}}},{"id":2039,"uris":["http://zotero.org/users/3593556/items/H2RY9L63"],"itemData":{"id":2039,"type":"article-journal","abstract":"This report summarises the sampling program, site characteristics, and the estimated densities\nand biological characteristics of Atlantic Salmon (Salmo salar) juveniles sampled from the\nRestigouche River watershed between 1972 and 2019. The changes in sampling methodology\n(e.g. number and duration of electrofishing sweeps, type of gear) and design are documented. A\nhierarchical model for estimating abundance of salmon juveniles at individual sites that accounts\nfor the changes in sampling methodology over years is described. The model also provides\nestimates of the average annual densities of juveniles at the subwatershed scale. The data\ncollected and analysed are from an ongoing science program to monitor changes in the relative\nabundance of juvenile salmon and other species in the Restigouche watershed.","container-title":"Canadian Data Report of Fisheries and Aquatic Sciences","title":"JUVENILE ATLANTIC SALMON (Salmo salar) MONITORING ACTIVITIES IN THE RESTIGOUCHE RIVER (SOUTHERN GULF OF ST. LAWRENCE, CANADA) 1972 TO 2019","volume":"1321","author":[{"family":"Dauphin","given":"Guillaume J R"},{"family":"Arsenault","given":"Michel"},{"family":"Benwell","given":"Ivan"},{"family":"Biron","given":"Michel"},{"family":"Cameron","given":"Paul"},{"family":"Olive","given":"Andrew"},{"family":"Pickard","given":"Russell"},{"family":"Chaput","given":"Gerald"}],"issued":{"date-parts":[["2021"]]}}},{"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4A3D41">
        <w:rPr>
          <w:rFonts w:ascii="Times New Roman" w:hAnsi="Times New Roman" w:cs="Times New Roman"/>
        </w:rPr>
        <w:fldChar w:fldCharType="separate"/>
      </w:r>
      <w:r w:rsidR="004A3D41" w:rsidRPr="004A3D41">
        <w:rPr>
          <w:rFonts w:ascii="Times New Roman" w:hAnsi="Times New Roman" w:cs="Times New Roman"/>
        </w:rPr>
        <w:t>(Chaput et al. 2019; Dauphin et al. 2021, 2023)</w:t>
      </w:r>
      <w:r w:rsidR="004A3D41">
        <w:rPr>
          <w:rFonts w:ascii="Times New Roman" w:hAnsi="Times New Roman" w:cs="Times New Roman"/>
        </w:rPr>
        <w:fldChar w:fldCharType="end"/>
      </w:r>
      <w:r w:rsidR="008328BA">
        <w:rPr>
          <w:rFonts w:ascii="Times New Roman" w:hAnsi="Times New Roman" w:cs="Times New Roman"/>
        </w:rPr>
        <w:t>.</w:t>
      </w:r>
      <w:r w:rsidR="008A2511">
        <w:rPr>
          <w:rFonts w:ascii="Times New Roman" w:hAnsi="Times New Roman" w:cs="Times New Roman"/>
        </w:rPr>
        <w:t xml:space="preserve"> Our study emerged in this context and aims to address challenges encountered in</w:t>
      </w:r>
      <w:r w:rsidR="008328BA">
        <w:rPr>
          <w:rFonts w:ascii="Times New Roman" w:hAnsi="Times New Roman" w:cs="Times New Roman"/>
        </w:rPr>
        <w:t xml:space="preserve"> the smolt monitoring program</w:t>
      </w:r>
      <w:r w:rsidR="008A2511">
        <w:rPr>
          <w:rFonts w:ascii="Times New Roman" w:hAnsi="Times New Roman" w:cs="Times New Roman"/>
        </w:rPr>
        <w:t>.</w:t>
      </w:r>
      <w:r w:rsidR="001C7944">
        <w:rPr>
          <w:rFonts w:ascii="Times New Roman" w:hAnsi="Times New Roman" w:cs="Times New Roman"/>
        </w:rPr>
        <w:t xml:space="preserve"> Historical locations of the RSTs were chosen based on empirical assessment of flow in the network of island with the assumption that smolts were migrating using dominating currents </w:t>
      </w:r>
      <w:r w:rsidR="001C7944">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{"citationID":"hdKrw3uk","properties":{"formattedCitation":"(Moore et al. 1995)","plainCitation":"(Moore et al. 1995)","noteIndex":0},"citationItems":[{"id":3231,"uris":["http://zotero.org/users/3593556/items/JDRDWV7T"],"itemData":{"id":3231,"type":"article-journal","abstract":"Thirty-two wild Atlantic salmon (Salmo salar) smolts, tagged with miniature acoustic transmitters, were tracked in the River Conwy, North Wales, to describe the freshwater and estuarine patterns of migration. Migration in fresh water was predominantly nocturnal, although there was a seasonal change in this pattern with later run fish moving during both the day and night. Smolts tagged earlier in the study spent significantly longer in the river (mean 456 ± 43 h) before migrating into coastal waters than fish tagged later in the study (mean 201 ± 30 h). The movement of smolts through the estuary was indicative of a nocturnal selective ebb tide transport pattern of migration. All of the smolts migrated seawards on an ebb tide close to the surface and within the fastest moving section of the water column. The nocturnal pattern of migration would appear to be the result of an endogenous rhythm of swimming activity that results in the smolts moving up into the water column after dusk and migrating seawards. Smolt migration in the lower portion of the estuary was indicative of active directed swimming and there was no apparent period of acclimation required when moving from fresh to salt water.","container-title":"Canadian Journal of Fisheries and Aquatic Sciences","DOI":"10.1139/f95-784","ISSN":"0706-652X, 1205-7533","issue":"9","journalAbbreviation":"Can. J. Fish. Aquat. Sci.","language":"en","license":"http://www.nrcresearchpress.com/page/about/CorporateTextAndDataMining","page":"1923-1935","source":"DOI.org (Crossref)","title":"The migratory behaviour of wild Atlantic salmon ( &lt;i&gt;Salmo salar&lt;/i&gt; ) smolts in the estuary of the River Conwy, North Wales","volume":"52","author":[{"family":"Moore","given":"A."},{"family":"Potter","given":"E. C. E."},{"family":"Milner","given":"N. J."},{"family":"Bamber","given":"S."}],"issued":{"date-parts":[["1995",9,1]]}}}],"schema":"https://github.com/citation-style-language/schema/raw/master/csl-citation.json"} </w:instrText>
      </w:r>
      <w:r w:rsidR="001C7944">
        <w:rPr>
          <w:rFonts w:ascii="Times New Roman" w:hAnsi="Times New Roman" w:cs="Times New Roman"/>
        </w:rPr>
        <w:fldChar w:fldCharType="separate"/>
      </w:r>
      <w:r w:rsidR="001C7944" w:rsidRPr="00266A49">
        <w:rPr>
          <w:rFonts w:ascii="Times New Roman" w:hAnsi="Times New Roman" w:cs="Times New Roman"/>
        </w:rPr>
        <w:t>(Moore et al. 1995)</w:t>
      </w:r>
      <w:r w:rsidR="001C7944">
        <w:rPr>
          <w:rFonts w:ascii="Times New Roman" w:hAnsi="Times New Roman" w:cs="Times New Roman"/>
        </w:rPr>
        <w:fldChar w:fldCharType="end"/>
      </w:r>
      <w:r w:rsidR="001C7944">
        <w:rPr>
          <w:rFonts w:ascii="Times New Roman" w:hAnsi="Times New Roman" w:cs="Times New Roman"/>
        </w:rPr>
        <w:t xml:space="preserve"> </w:t>
      </w:r>
      <w:r w:rsidR="001C68A1">
        <w:rPr>
          <w:rFonts w:ascii="Times New Roman" w:hAnsi="Times New Roman" w:cs="Times New Roman"/>
        </w:rPr>
        <w:t>however,</w:t>
      </w:r>
      <w:r w:rsidR="001C7944">
        <w:rPr>
          <w:rFonts w:ascii="Times New Roman" w:hAnsi="Times New Roman" w:cs="Times New Roman"/>
        </w:rPr>
        <w:t xml:space="preserve"> t</w:t>
      </w:r>
      <w:r w:rsidR="00F5510E">
        <w:rPr>
          <w:rFonts w:ascii="Times New Roman" w:hAnsi="Times New Roman" w:cs="Times New Roman"/>
        </w:rPr>
        <w:t>he</w:t>
      </w:r>
      <w:r w:rsidR="008328BA">
        <w:rPr>
          <w:rFonts w:ascii="Times New Roman" w:hAnsi="Times New Roman" w:cs="Times New Roman"/>
        </w:rPr>
        <w:t xml:space="preserve"> RSTs installed in the network of island</w:t>
      </w:r>
      <w:r w:rsidR="00F5510E">
        <w:rPr>
          <w:rFonts w:ascii="Times New Roman" w:hAnsi="Times New Roman" w:cs="Times New Roman"/>
        </w:rPr>
        <w:t>s</w:t>
      </w:r>
      <w:r w:rsidR="008328BA">
        <w:rPr>
          <w:rFonts w:ascii="Times New Roman" w:hAnsi="Times New Roman" w:cs="Times New Roman"/>
        </w:rPr>
        <w:t xml:space="preserve"> and used in CMR experiments were found to have low catchabilities</w:t>
      </w:r>
      <w:r w:rsidR="00FC3D04">
        <w:rPr>
          <w:rFonts w:ascii="Times New Roman" w:hAnsi="Times New Roman" w:cs="Times New Roman"/>
        </w:rPr>
        <w:t xml:space="preserve"> (i.e., often less than one percent)</w:t>
      </w:r>
      <w:r w:rsidR="008328BA">
        <w:rPr>
          <w:rFonts w:ascii="Times New Roman" w:hAnsi="Times New Roman" w:cs="Times New Roman"/>
        </w:rPr>
        <w:t xml:space="preserve"> leading to un</w:t>
      </w:r>
      <w:r w:rsidR="00720FF1">
        <w:rPr>
          <w:rFonts w:ascii="Times New Roman" w:hAnsi="Times New Roman" w:cs="Times New Roman"/>
        </w:rPr>
        <w:t>cert</w:t>
      </w:r>
      <w:r w:rsidR="008328BA">
        <w:rPr>
          <w:rFonts w:ascii="Times New Roman" w:hAnsi="Times New Roman" w:cs="Times New Roman"/>
        </w:rPr>
        <w:t>ain estimates of the smolt population</w:t>
      </w:r>
      <w:r w:rsidR="0035087D">
        <w:rPr>
          <w:rFonts w:ascii="Times New Roman" w:hAnsi="Times New Roman" w:cs="Times New Roman"/>
        </w:rPr>
        <w:t xml:space="preserve"> </w:t>
      </w:r>
      <w:r w:rsidR="0035087D">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{"citationID":"8zRwzHYE","properties":{"formattedCitation":"(Dauphin et al. 2023)","plainCitation":"(Dauphin et al. 2023)","noteIndex":0},"citationItems":[{"id":2922,"uris":["http://zotero.org/users/3593556/items/44QCX4TM"],"itemData":{"id":2922,"type":"article-journal","abstract":"&lt;p&gt;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35087D">
        <w:rPr>
          <w:rFonts w:ascii="Times New Roman" w:hAnsi="Times New Roman" w:cs="Times New Roman"/>
        </w:rPr>
        <w:fldChar w:fldCharType="separate"/>
      </w:r>
      <w:r w:rsidR="0035087D" w:rsidRPr="0035087D">
        <w:rPr>
          <w:rFonts w:ascii="Times New Roman" w:hAnsi="Times New Roman" w:cs="Times New Roman"/>
        </w:rPr>
        <w:t>(Dauphin et al. 2023)</w:t>
      </w:r>
      <w:r w:rsidR="0035087D">
        <w:rPr>
          <w:rFonts w:ascii="Times New Roman" w:hAnsi="Times New Roman" w:cs="Times New Roman"/>
        </w:rPr>
        <w:fldChar w:fldCharType="end"/>
      </w:r>
      <w:r w:rsidR="008328BA">
        <w:rPr>
          <w:rFonts w:ascii="Times New Roman" w:hAnsi="Times New Roman" w:cs="Times New Roman"/>
        </w:rPr>
        <w:t>.</w:t>
      </w:r>
      <w:r w:rsidR="00266A49">
        <w:rPr>
          <w:rFonts w:ascii="Times New Roman" w:hAnsi="Times New Roman" w:cs="Times New Roman"/>
        </w:rPr>
        <w:t xml:space="preserve"> </w:t>
      </w:r>
      <w:r w:rsidR="00814593">
        <w:rPr>
          <w:rFonts w:ascii="Times New Roman" w:hAnsi="Times New Roman" w:cs="Times New Roman"/>
        </w:rPr>
        <w:t xml:space="preserve">These results </w:t>
      </w:r>
      <w:r w:rsidR="00A35BF1">
        <w:rPr>
          <w:rFonts w:ascii="Times New Roman" w:hAnsi="Times New Roman" w:cs="Times New Roman"/>
        </w:rPr>
        <w:t xml:space="preserve">raised important </w:t>
      </w:r>
      <w:r w:rsidR="00814593">
        <w:rPr>
          <w:rFonts w:ascii="Times New Roman" w:hAnsi="Times New Roman" w:cs="Times New Roman"/>
        </w:rPr>
        <w:t>question</w:t>
      </w:r>
      <w:r w:rsidR="00A35BF1">
        <w:rPr>
          <w:rFonts w:ascii="Times New Roman" w:hAnsi="Times New Roman" w:cs="Times New Roman"/>
        </w:rPr>
        <w:t>s about</w:t>
      </w:r>
      <w:r w:rsidR="00814593">
        <w:rPr>
          <w:rFonts w:ascii="Times New Roman" w:hAnsi="Times New Roman" w:cs="Times New Roman"/>
        </w:rPr>
        <w:t xml:space="preserve"> the reasons for the low catchabilit</w:t>
      </w:r>
      <w:r w:rsidR="00A35BF1">
        <w:rPr>
          <w:rFonts w:ascii="Times New Roman" w:hAnsi="Times New Roman" w:cs="Times New Roman"/>
        </w:rPr>
        <w:t>y rate</w:t>
      </w:r>
      <w:r w:rsidR="00814593">
        <w:rPr>
          <w:rFonts w:ascii="Times New Roman" w:hAnsi="Times New Roman" w:cs="Times New Roman"/>
        </w:rPr>
        <w:t>s</w:t>
      </w:r>
      <w:r w:rsidR="00A35BF1">
        <w:rPr>
          <w:rFonts w:ascii="Times New Roman" w:hAnsi="Times New Roman" w:cs="Times New Roman"/>
        </w:rPr>
        <w:t xml:space="preserve">. Do smolts </w:t>
      </w:r>
      <w:r w:rsidR="00814593">
        <w:rPr>
          <w:rFonts w:ascii="Times New Roman" w:hAnsi="Times New Roman" w:cs="Times New Roman"/>
        </w:rPr>
        <w:t xml:space="preserve">migrating through the </w:t>
      </w:r>
      <w:r w:rsidR="00A35BF1">
        <w:rPr>
          <w:rFonts w:ascii="Times New Roman" w:hAnsi="Times New Roman" w:cs="Times New Roman"/>
        </w:rPr>
        <w:t xml:space="preserve">island </w:t>
      </w:r>
      <w:r w:rsidR="00814593">
        <w:rPr>
          <w:rFonts w:ascii="Times New Roman" w:hAnsi="Times New Roman" w:cs="Times New Roman"/>
        </w:rPr>
        <w:t xml:space="preserve">network of islands </w:t>
      </w:r>
      <w:r w:rsidR="00A35BF1">
        <w:rPr>
          <w:rFonts w:ascii="Times New Roman" w:hAnsi="Times New Roman" w:cs="Times New Roman"/>
        </w:rPr>
        <w:t xml:space="preserve">avoid </w:t>
      </w:r>
      <w:r w:rsidR="00814593">
        <w:rPr>
          <w:rFonts w:ascii="Times New Roman" w:hAnsi="Times New Roman" w:cs="Times New Roman"/>
        </w:rPr>
        <w:t xml:space="preserve">the channels where RSTs are installed, </w:t>
      </w:r>
      <w:r w:rsidR="00A35BF1">
        <w:rPr>
          <w:rFonts w:ascii="Times New Roman" w:hAnsi="Times New Roman" w:cs="Times New Roman"/>
        </w:rPr>
        <w:t>exhibit</w:t>
      </w:r>
      <w:r w:rsidR="00814593">
        <w:rPr>
          <w:rFonts w:ascii="Times New Roman" w:hAnsi="Times New Roman" w:cs="Times New Roman"/>
        </w:rPr>
        <w:t xml:space="preserve"> behaviors that lead to trap avoidance or </w:t>
      </w:r>
      <w:r w:rsidR="00A35BF1">
        <w:rPr>
          <w:rFonts w:ascii="Times New Roman" w:hAnsi="Times New Roman" w:cs="Times New Roman"/>
        </w:rPr>
        <w:t xml:space="preserve">are </w:t>
      </w:r>
      <w:r w:rsidR="00814593">
        <w:rPr>
          <w:rFonts w:ascii="Times New Roman" w:hAnsi="Times New Roman" w:cs="Times New Roman"/>
        </w:rPr>
        <w:t xml:space="preserve">RSTs </w:t>
      </w:r>
      <w:r w:rsidR="00A35BF1">
        <w:rPr>
          <w:rFonts w:ascii="Times New Roman" w:hAnsi="Times New Roman" w:cs="Times New Roman"/>
        </w:rPr>
        <w:t>themselves less effective in this area</w:t>
      </w:r>
      <w:r w:rsidR="00042E50">
        <w:rPr>
          <w:rFonts w:ascii="Times New Roman" w:hAnsi="Times New Roman" w:cs="Times New Roman"/>
        </w:rPr>
        <w:t>?</w:t>
      </w:r>
      <w:r w:rsidR="00814593">
        <w:rPr>
          <w:rFonts w:ascii="Times New Roman" w:hAnsi="Times New Roman" w:cs="Times New Roman"/>
        </w:rPr>
        <w:t xml:space="preserve"> </w:t>
      </w:r>
    </w:p>
    <w:p w14:paraId="15535A42" w14:textId="7F072687" w:rsidR="00845DA2" w:rsidRDefault="133EE2B3" w:rsidP="00845DA2">
      <w:pPr>
        <w:spacing w:line="480" w:lineRule="auto"/>
        <w:rPr>
          <w:rFonts w:ascii="Times New Roman" w:hAnsi="Times New Roman" w:cs="Times New Roman"/>
        </w:rPr>
      </w:pPr>
      <w:r w:rsidRPr="7237CBF1">
        <w:rPr>
          <w:rFonts w:ascii="Times New Roman" w:hAnsi="Times New Roman" w:cs="Times New Roman"/>
        </w:rPr>
        <w:t xml:space="preserve">First, we looked at smolt behavior by </w:t>
      </w:r>
      <w:r w:rsidR="41EFE51D" w:rsidRPr="7237CBF1">
        <w:rPr>
          <w:rFonts w:ascii="Times New Roman" w:hAnsi="Times New Roman" w:cs="Times New Roman"/>
        </w:rPr>
        <w:t>investigat</w:t>
      </w:r>
      <w:r w:rsidRPr="7237CBF1">
        <w:rPr>
          <w:rFonts w:ascii="Times New Roman" w:hAnsi="Times New Roman" w:cs="Times New Roman"/>
        </w:rPr>
        <w:t>ing</w:t>
      </w:r>
      <w:r w:rsidR="41EFE51D" w:rsidRPr="7237CBF1">
        <w:rPr>
          <w:rFonts w:ascii="Times New Roman" w:hAnsi="Times New Roman" w:cs="Times New Roman"/>
        </w:rPr>
        <w:t xml:space="preserve"> </w:t>
      </w:r>
      <w:r w:rsidR="5E2E3784" w:rsidRPr="7237CBF1">
        <w:rPr>
          <w:rFonts w:ascii="Times New Roman" w:hAnsi="Times New Roman" w:cs="Times New Roman"/>
        </w:rPr>
        <w:t>the migration speed throughout the migrat</w:t>
      </w:r>
      <w:r w:rsidR="41EFE51D" w:rsidRPr="7237CBF1">
        <w:rPr>
          <w:rFonts w:ascii="Times New Roman" w:hAnsi="Times New Roman" w:cs="Times New Roman"/>
        </w:rPr>
        <w:t>ion</w:t>
      </w:r>
      <w:r w:rsidR="5E2E3784" w:rsidRPr="7237CBF1">
        <w:rPr>
          <w:rFonts w:ascii="Times New Roman" w:hAnsi="Times New Roman" w:cs="Times New Roman"/>
        </w:rPr>
        <w:t xml:space="preserve"> route of 45 smolts tagged in </w:t>
      </w:r>
      <w:r w:rsidR="53827E0D" w:rsidRPr="7237CBF1">
        <w:rPr>
          <w:rFonts w:ascii="Times New Roman" w:hAnsi="Times New Roman" w:cs="Times New Roman"/>
        </w:rPr>
        <w:t>the Kedgwick River (</w:t>
      </w:r>
      <w:r w:rsidR="5E2E3784" w:rsidRPr="7237CBF1">
        <w:rPr>
          <w:rFonts w:ascii="Times New Roman" w:hAnsi="Times New Roman" w:cs="Times New Roman"/>
        </w:rPr>
        <w:t xml:space="preserve">a tributary of the Restigouche </w:t>
      </w:r>
      <w:r w:rsidR="195C14FC" w:rsidRPr="7237CBF1">
        <w:rPr>
          <w:rFonts w:ascii="Times New Roman" w:hAnsi="Times New Roman" w:cs="Times New Roman"/>
        </w:rPr>
        <w:t>R</w:t>
      </w:r>
      <w:r w:rsidR="5E2E3784" w:rsidRPr="7237CBF1">
        <w:rPr>
          <w:rFonts w:ascii="Times New Roman" w:hAnsi="Times New Roman" w:cs="Times New Roman"/>
        </w:rPr>
        <w:t>iver</w:t>
      </w:r>
      <w:r w:rsidR="5778A178" w:rsidRPr="7237CBF1">
        <w:rPr>
          <w:rFonts w:ascii="Times New Roman" w:hAnsi="Times New Roman" w:cs="Times New Roman"/>
        </w:rPr>
        <w:t>)</w:t>
      </w:r>
      <w:r w:rsidR="41EFE51D" w:rsidRPr="7237CBF1">
        <w:rPr>
          <w:rFonts w:ascii="Times New Roman" w:hAnsi="Times New Roman" w:cs="Times New Roman"/>
        </w:rPr>
        <w:t>.</w:t>
      </w:r>
      <w:r w:rsidR="00B00430" w:rsidRPr="7237CBF1">
        <w:rPr>
          <w:rFonts w:ascii="Times New Roman" w:hAnsi="Times New Roman" w:cs="Times New Roman"/>
        </w:rPr>
        <w:t xml:space="preserve"> </w:t>
      </w:r>
      <w:r w:rsidR="193423CF" w:rsidRPr="7237CBF1">
        <w:rPr>
          <w:rFonts w:ascii="Times New Roman" w:hAnsi="Times New Roman" w:cs="Times New Roman"/>
        </w:rPr>
        <w:t xml:space="preserve">We found that </w:t>
      </w:r>
      <w:r w:rsidR="1FAD136A" w:rsidRPr="7237CBF1">
        <w:rPr>
          <w:rFonts w:ascii="Times New Roman" w:hAnsi="Times New Roman" w:cs="Times New Roman"/>
        </w:rPr>
        <w:t>t</w:t>
      </w:r>
      <w:r w:rsidR="599539A7" w:rsidRPr="7237CBF1">
        <w:rPr>
          <w:rFonts w:ascii="Times New Roman" w:hAnsi="Times New Roman" w:cs="Times New Roman"/>
        </w:rPr>
        <w:t>he migration speed in the lotic habitat (i.e., from the release site to upstream of the island network</w:t>
      </w:r>
      <w:r w:rsidR="65ADD27E" w:rsidRPr="7237CBF1">
        <w:rPr>
          <w:rFonts w:ascii="Times New Roman" w:hAnsi="Times New Roman" w:cs="Times New Roman"/>
        </w:rPr>
        <w:t xml:space="preserve"> – about 100 km</w:t>
      </w:r>
      <w:r w:rsidR="599539A7" w:rsidRPr="7237CBF1">
        <w:rPr>
          <w:rFonts w:ascii="Times New Roman" w:hAnsi="Times New Roman" w:cs="Times New Roman"/>
        </w:rPr>
        <w:t>) was 53.5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 xml:space="preserve">, on the high end of what is reported in the literature </w:t>
      </w:r>
      <w:r w:rsidR="00A35BF1"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{"citationID":"A3Gry3Ca","properties":{"formattedCitation":"(Thorstad et al. 2012)","plainCitation":"(Thorstad et al. 2012)","noteIndex":0},"citationItems":[{"id":3106,"uris":["http://zotero.org/users/3593556/items/LWZLET84"],"itemData":{"id":3106,"type":"article-journal","abstract":"The anadromous life cycle of Atlantic salmon Salmo salar involves long migrations to novel environments and challenging physiological transformations when moving between salt-free and salt-rich waters. In this article, (1) environmental factors affecting the migration behaviour and survival of smolts and post-smolts during the river, estuarine and early marine phases, (2) how behavioural patterns are linked to survival and (3) how anthropogenic factors affect migration and survival are synthesized and reviewed based on published literature. The timing of the smolt migration is important in determining marine survival. The timing varies among rivers, most likely as a consequence of local adaptations, to ensure sea entry during optimal periods. Smolts and post-smolts swim actively and fast during migration, but in areas with strong currents, their own movements may be overridden by current-induced transport. Progression rates during the early marine migration vary between 0·4 and 3·0 body lengths s-1 relative to the ground. Reported mortality is 0·3-7·0% (median 2·3) km-1 during downriver migration, 0·6-36% (median 6·0) km-1 in estuaries and 0·3-3·4% (median 1·4) km-1 in coastal areas. Estuaries and river mouths are the sites of the highest mortalities, with predation being a common cause. The mortality rates varied more among studies in estuaries than in rivers and marine areas, which probably reflects the huge variation among estuaries in their characteristics. Behaviour and survival during migration may also be affected by pollution, fish farming, sea lice Lepeophtheirus salmonis, hydropower development and other anthropogenic activities that may be directly lethal, delay migration or have indirect effects by inhibiting migration. Total mortality reported during early marine migration (up to 5-230 km from the river mouths) in the studies available to date varies between 8 and 71%. Hence, the early marine migration is a life stage with high mortalities, due to both natural and human influences. Factors affecting mortality during the smolt and post-smolt stages contribute to determine the abundance of spawner returns. With many S. salar populations in decline, increased mortality at these stages may considerably contribute to limit S. salar production, and the consequences of human-induced mortality at this stage may be severe. Development of management actions to increase survival and fitness at the smolt and post-smolt stages is crucial to re-establish or conserve wild populations. © 2012 The Authors. Journal of Fish Biology © 2012 The Fisheries Society of the British Isles.","container-title":"Journal of Fish Biology","DOI":"10.1111/J.1095-8649.2012.03370.X","ISSN":"00221112","issue":"2","note":"PMID: 22803722","page":"500-542","title":"A critical life stage of the Atlantic salmon Salmo salar: Behaviour and survival during the smolt and initial post-smolt migration","volume":"81","author":[{"family":"Thorstad","given":"E. B."},{"family":"Whoriskey","given":"F."},{"family":"Uglem","given":"I."},{"family":"Moore","given":"A."},{"family":"Rikardsen","given":"A. H."},{"family":"Finstad","given":"B."}],"issued":{"date-parts":[["2012",7]]}}}],"schema":"https://github.com/citation-style-language/schema/raw/master/csl-citation.json"} </w:instrText>
      </w:r>
      <w:r w:rsidR="00A35BF1" w:rsidRPr="7237CBF1">
        <w:rPr>
          <w:rFonts w:ascii="Times New Roman" w:hAnsi="Times New Roman" w:cs="Times New Roman"/>
        </w:rPr>
        <w:fldChar w:fldCharType="separate"/>
      </w:r>
      <w:r w:rsidR="599539A7" w:rsidRPr="7237CBF1">
        <w:rPr>
          <w:rFonts w:ascii="Times New Roman" w:hAnsi="Times New Roman" w:cs="Times New Roman"/>
        </w:rPr>
        <w:t>(Thorstad et al. 2012)</w:t>
      </w:r>
      <w:r w:rsidR="00A35BF1" w:rsidRPr="7237CBF1">
        <w:rPr>
          <w:rFonts w:ascii="Times New Roman" w:hAnsi="Times New Roman" w:cs="Times New Roman"/>
        </w:rPr>
        <w:fldChar w:fldCharType="end"/>
      </w:r>
      <w:r w:rsidR="65ADD27E" w:rsidRPr="7237CBF1">
        <w:rPr>
          <w:rFonts w:ascii="Times New Roman" w:hAnsi="Times New Roman" w:cs="Times New Roman"/>
        </w:rPr>
        <w:t>,</w:t>
      </w:r>
      <w:r w:rsidR="599539A7" w:rsidRPr="7237CBF1">
        <w:rPr>
          <w:rFonts w:ascii="Times New Roman" w:hAnsi="Times New Roman" w:cs="Times New Roman"/>
        </w:rPr>
        <w:t xml:space="preserve"> while migration speed in the oceanic habitat was much slower, ranging from 21.3 to 24.4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 xml:space="preserve"> depending on where the</w:t>
      </w:r>
      <w:r w:rsidR="7D596498" w:rsidRPr="7237CBF1">
        <w:rPr>
          <w:rFonts w:ascii="Times New Roman" w:hAnsi="Times New Roman" w:cs="Times New Roman"/>
        </w:rPr>
        <w:t xml:space="preserve"> migration</w:t>
      </w:r>
      <w:r w:rsidR="599539A7" w:rsidRPr="7237CBF1">
        <w:rPr>
          <w:rFonts w:ascii="Times New Roman" w:hAnsi="Times New Roman" w:cs="Times New Roman"/>
        </w:rPr>
        <w:t xml:space="preserve"> speed</w:t>
      </w:r>
      <w:r w:rsidR="7D596498" w:rsidRPr="7237CBF1">
        <w:rPr>
          <w:rFonts w:ascii="Times New Roman" w:hAnsi="Times New Roman" w:cs="Times New Roman"/>
        </w:rPr>
        <w:t xml:space="preserve">s </w:t>
      </w:r>
      <w:r w:rsidR="599539A7" w:rsidRPr="7237CBF1">
        <w:rPr>
          <w:rFonts w:ascii="Times New Roman" w:hAnsi="Times New Roman" w:cs="Times New Roman"/>
        </w:rPr>
        <w:t xml:space="preserve">were measured. Interestingly, we found that </w:t>
      </w:r>
      <w:r w:rsidR="16C4E451" w:rsidRPr="7237CBF1">
        <w:rPr>
          <w:rFonts w:ascii="Times New Roman" w:hAnsi="Times New Roman" w:cs="Times New Roman"/>
        </w:rPr>
        <w:t xml:space="preserve">the migration </w:t>
      </w:r>
      <w:r w:rsidR="16C4E451" w:rsidRPr="7237CBF1">
        <w:rPr>
          <w:rFonts w:ascii="Times New Roman" w:hAnsi="Times New Roman" w:cs="Times New Roman"/>
        </w:rPr>
        <w:lastRenderedPageBreak/>
        <w:t>speed across our case-</w:t>
      </w:r>
      <w:r w:rsidR="49FF3814" w:rsidRPr="7237CBF1">
        <w:rPr>
          <w:rFonts w:ascii="Times New Roman" w:hAnsi="Times New Roman" w:cs="Times New Roman"/>
        </w:rPr>
        <w:t>s</w:t>
      </w:r>
      <w:r w:rsidR="599539A7" w:rsidRPr="7237CBF1">
        <w:rPr>
          <w:rFonts w:ascii="Times New Roman" w:hAnsi="Times New Roman" w:cs="Times New Roman"/>
        </w:rPr>
        <w:t>tudy site, the island network located near the Head of tide of the Restigouche River at the interface between the lotic and oceanic habitat, was highly variable with migration speeds ranging from 2.0 to 139.4 km.day</w:t>
      </w:r>
      <w:r w:rsidR="599539A7" w:rsidRPr="7237CBF1">
        <w:rPr>
          <w:rFonts w:ascii="Times New Roman" w:hAnsi="Times New Roman" w:cs="Times New Roman"/>
          <w:vertAlign w:val="superscript"/>
        </w:rPr>
        <w:t>-1</w:t>
      </w:r>
      <w:r w:rsidR="599539A7" w:rsidRPr="7237CBF1">
        <w:rPr>
          <w:rFonts w:ascii="Times New Roman" w:hAnsi="Times New Roman" w:cs="Times New Roman"/>
        </w:rPr>
        <w:t>.</w:t>
      </w:r>
      <w:r w:rsidR="1FAD136A" w:rsidRPr="7237CBF1">
        <w:rPr>
          <w:rFonts w:ascii="Times New Roman" w:hAnsi="Times New Roman" w:cs="Times New Roman"/>
        </w:rPr>
        <w:t xml:space="preserve"> </w:t>
      </w:r>
    </w:p>
    <w:p w14:paraId="5E7E695C" w14:textId="3BB58DDD" w:rsidR="009E3340" w:rsidRDefault="409DA732" w:rsidP="7237CBF1">
      <w:pPr>
        <w:spacing w:line="480" w:lineRule="auto"/>
        <w:rPr>
          <w:rFonts w:ascii="Times New Roman" w:hAnsi="Times New Roman" w:cs="Times New Roman"/>
        </w:rPr>
      </w:pPr>
      <w:commentRangeStart w:id="4"/>
      <w:r w:rsidRPr="71B91A00">
        <w:rPr>
          <w:rFonts w:ascii="Times New Roman" w:hAnsi="Times New Roman" w:cs="Times New Roman"/>
        </w:rPr>
        <w:t>All</w:t>
      </w:r>
      <w:commentRangeEnd w:id="4"/>
      <w:r>
        <w:rPr>
          <w:rStyle w:val="CommentReference"/>
        </w:rPr>
        <w:commentReference w:id="4"/>
      </w:r>
      <w:r w:rsidRPr="71B91A00">
        <w:rPr>
          <w:rFonts w:ascii="Times New Roman" w:hAnsi="Times New Roman" w:cs="Times New Roman"/>
        </w:rPr>
        <w:t xml:space="preserve"> smolts in this study were tagged within a 48</w:t>
      </w:r>
      <w:r w:rsidR="2B2F4BD4" w:rsidRPr="060DBA1C">
        <w:rPr>
          <w:rFonts w:ascii="Times New Roman" w:hAnsi="Times New Roman" w:cs="Times New Roman"/>
        </w:rPr>
        <w:t>-</w:t>
      </w:r>
      <w:r w:rsidR="72BA4C4D" w:rsidRPr="71B91A00">
        <w:rPr>
          <w:rFonts w:ascii="Times New Roman" w:hAnsi="Times New Roman" w:cs="Times New Roman"/>
        </w:rPr>
        <w:t>hour</w:t>
      </w:r>
      <w:r w:rsidRPr="71B91A00">
        <w:rPr>
          <w:rFonts w:ascii="Times New Roman" w:hAnsi="Times New Roman" w:cs="Times New Roman"/>
        </w:rPr>
        <w:t xml:space="preserve"> period (24th-26</w:t>
      </w:r>
      <w:r w:rsidRPr="71B91A00">
        <w:rPr>
          <w:rFonts w:ascii="Times New Roman" w:hAnsi="Times New Roman" w:cs="Times New Roman"/>
          <w:vertAlign w:val="superscript"/>
        </w:rPr>
        <w:t>th</w:t>
      </w:r>
      <w:r w:rsidRPr="71B91A00">
        <w:rPr>
          <w:rFonts w:ascii="Times New Roman" w:hAnsi="Times New Roman" w:cs="Times New Roman"/>
        </w:rPr>
        <w:t xml:space="preserve"> May) and were de</w:t>
      </w:r>
      <w:r w:rsidR="77B6FD26" w:rsidRPr="71B91A00">
        <w:rPr>
          <w:rFonts w:ascii="Times New Roman" w:hAnsi="Times New Roman" w:cs="Times New Roman"/>
        </w:rPr>
        <w:t>tect</w:t>
      </w:r>
      <w:r w:rsidR="16A1E3CF" w:rsidRPr="71B91A00">
        <w:rPr>
          <w:rFonts w:ascii="Times New Roman" w:hAnsi="Times New Roman" w:cs="Times New Roman"/>
        </w:rPr>
        <w:t>ed</w:t>
      </w:r>
      <w:r w:rsidR="77B6FD26" w:rsidRPr="71B91A00">
        <w:rPr>
          <w:rFonts w:ascii="Times New Roman" w:hAnsi="Times New Roman" w:cs="Times New Roman"/>
        </w:rPr>
        <w:t xml:space="preserve"> between </w:t>
      </w:r>
      <w:r w:rsidR="090DA919" w:rsidRPr="71B91A00">
        <w:rPr>
          <w:rFonts w:ascii="Times New Roman" w:hAnsi="Times New Roman" w:cs="Times New Roman"/>
        </w:rPr>
        <w:t>one</w:t>
      </w:r>
      <w:r w:rsidR="77B6FD26" w:rsidRPr="71B91A00">
        <w:rPr>
          <w:rFonts w:ascii="Times New Roman" w:hAnsi="Times New Roman" w:cs="Times New Roman"/>
        </w:rPr>
        <w:t xml:space="preserve"> and </w:t>
      </w:r>
      <w:r w:rsidR="090DA919" w:rsidRPr="71B91A00">
        <w:rPr>
          <w:rFonts w:ascii="Times New Roman" w:hAnsi="Times New Roman" w:cs="Times New Roman"/>
        </w:rPr>
        <w:t>five</w:t>
      </w:r>
      <w:r w:rsidR="77B6FD26" w:rsidRPr="71B91A00">
        <w:rPr>
          <w:rFonts w:ascii="Times New Roman" w:hAnsi="Times New Roman" w:cs="Times New Roman"/>
        </w:rPr>
        <w:t xml:space="preserve"> days later at the receiver upstream of the island network. First detections at the HoT</w:t>
      </w:r>
      <w:r w:rsidR="090DA919" w:rsidRPr="71B91A00">
        <w:rPr>
          <w:rFonts w:ascii="Times New Roman" w:hAnsi="Times New Roman" w:cs="Times New Roman"/>
        </w:rPr>
        <w:t xml:space="preserve"> </w:t>
      </w:r>
      <w:r w:rsidR="77B6FD26" w:rsidRPr="71B91A00">
        <w:rPr>
          <w:rFonts w:ascii="Times New Roman" w:hAnsi="Times New Roman" w:cs="Times New Roman"/>
        </w:rPr>
        <w:t>array</w:t>
      </w:r>
      <w:r w:rsidR="090DA919" w:rsidRPr="71B91A00">
        <w:rPr>
          <w:rFonts w:ascii="Times New Roman" w:hAnsi="Times New Roman" w:cs="Times New Roman"/>
        </w:rPr>
        <w:t>, about 120</w:t>
      </w:r>
      <w:r w:rsidR="001E1C51" w:rsidRPr="71B91A00">
        <w:rPr>
          <w:rFonts w:ascii="Times New Roman" w:hAnsi="Times New Roman" w:cs="Times New Roman"/>
        </w:rPr>
        <w:t xml:space="preserve"> </w:t>
      </w:r>
      <w:r w:rsidR="090DA919" w:rsidRPr="71B91A00">
        <w:rPr>
          <w:rFonts w:ascii="Times New Roman" w:hAnsi="Times New Roman" w:cs="Times New Roman"/>
        </w:rPr>
        <w:t>km</w:t>
      </w:r>
      <w:r w:rsidR="00BE6BA6">
        <w:rPr>
          <w:rFonts w:ascii="Times New Roman" w:hAnsi="Times New Roman" w:cs="Times New Roman"/>
        </w:rPr>
        <w:t xml:space="preserve"> downstream</w:t>
      </w:r>
      <w:r w:rsidR="090DA919" w:rsidRPr="71B91A00">
        <w:rPr>
          <w:rFonts w:ascii="Times New Roman" w:hAnsi="Times New Roman" w:cs="Times New Roman"/>
        </w:rPr>
        <w:t xml:space="preserve"> from the release site, </w:t>
      </w:r>
      <w:r w:rsidR="77B6FD26" w:rsidRPr="71B91A00">
        <w:rPr>
          <w:rFonts w:ascii="Times New Roman" w:hAnsi="Times New Roman" w:cs="Times New Roman"/>
        </w:rPr>
        <w:t xml:space="preserve">occurred between </w:t>
      </w:r>
      <w:r w:rsidR="090DA919" w:rsidRPr="71B91A00">
        <w:rPr>
          <w:rFonts w:ascii="Times New Roman" w:hAnsi="Times New Roman" w:cs="Times New Roman"/>
        </w:rPr>
        <w:t>two</w:t>
      </w:r>
      <w:r w:rsidR="740CDA17" w:rsidRPr="6DCCAE36">
        <w:rPr>
          <w:rFonts w:ascii="Times New Roman" w:hAnsi="Times New Roman" w:cs="Times New Roman"/>
        </w:rPr>
        <w:t>-</w:t>
      </w:r>
      <w:r w:rsidR="77B6FD26" w:rsidRPr="71B91A00">
        <w:rPr>
          <w:rFonts w:ascii="Times New Roman" w:hAnsi="Times New Roman" w:cs="Times New Roman"/>
        </w:rPr>
        <w:t xml:space="preserve"> and </w:t>
      </w:r>
      <w:r w:rsidR="090DA919" w:rsidRPr="71B91A00">
        <w:rPr>
          <w:rFonts w:ascii="Times New Roman" w:hAnsi="Times New Roman" w:cs="Times New Roman"/>
        </w:rPr>
        <w:t>nine</w:t>
      </w:r>
      <w:r w:rsidR="740CDA17" w:rsidRPr="6DCCAE36">
        <w:rPr>
          <w:rFonts w:ascii="Times New Roman" w:hAnsi="Times New Roman" w:cs="Times New Roman"/>
        </w:rPr>
        <w:t>-</w:t>
      </w:r>
      <w:r w:rsidR="77B6FD26" w:rsidRPr="71B91A00">
        <w:rPr>
          <w:rFonts w:ascii="Times New Roman" w:hAnsi="Times New Roman" w:cs="Times New Roman"/>
        </w:rPr>
        <w:t xml:space="preserve">days </w:t>
      </w:r>
      <w:r w:rsidR="003C026B">
        <w:rPr>
          <w:rFonts w:ascii="Times New Roman" w:hAnsi="Times New Roman" w:cs="Times New Roman"/>
        </w:rPr>
        <w:t>post</w:t>
      </w:r>
      <w:r w:rsidR="77B6FD26" w:rsidRPr="71B91A00">
        <w:rPr>
          <w:rFonts w:ascii="Times New Roman" w:hAnsi="Times New Roman" w:cs="Times New Roman"/>
        </w:rPr>
        <w:t xml:space="preserve"> release. Finally</w:t>
      </w:r>
      <w:r w:rsidR="663EBC8C" w:rsidRPr="71B91A00">
        <w:rPr>
          <w:rFonts w:ascii="Times New Roman" w:hAnsi="Times New Roman" w:cs="Times New Roman"/>
        </w:rPr>
        <w:t>, 26 o</w:t>
      </w:r>
      <w:r w:rsidR="003C026B">
        <w:rPr>
          <w:rFonts w:ascii="Times New Roman" w:hAnsi="Times New Roman" w:cs="Times New Roman"/>
        </w:rPr>
        <w:t>f</w:t>
      </w:r>
      <w:r w:rsidR="663EBC8C" w:rsidRPr="71B91A00">
        <w:rPr>
          <w:rFonts w:ascii="Times New Roman" w:hAnsi="Times New Roman" w:cs="Times New Roman"/>
        </w:rPr>
        <w:t xml:space="preserve"> 27 fish detected at the SoBI array</w:t>
      </w:r>
      <w:r w:rsidR="090DA919" w:rsidRPr="71B91A00">
        <w:rPr>
          <w:rFonts w:ascii="Times New Roman" w:hAnsi="Times New Roman" w:cs="Times New Roman"/>
        </w:rPr>
        <w:t>, about 1000</w:t>
      </w:r>
      <w:r w:rsidR="001E1C51" w:rsidRPr="71B91A00">
        <w:rPr>
          <w:rFonts w:ascii="Times New Roman" w:hAnsi="Times New Roman" w:cs="Times New Roman"/>
        </w:rPr>
        <w:t xml:space="preserve"> </w:t>
      </w:r>
      <w:r w:rsidR="090DA919" w:rsidRPr="71B91A00">
        <w:rPr>
          <w:rFonts w:ascii="Times New Roman" w:hAnsi="Times New Roman" w:cs="Times New Roman"/>
        </w:rPr>
        <w:t>km from the release site,</w:t>
      </w:r>
      <w:r w:rsidR="663EBC8C" w:rsidRPr="71B91A00">
        <w:rPr>
          <w:rFonts w:ascii="Times New Roman" w:hAnsi="Times New Roman" w:cs="Times New Roman"/>
        </w:rPr>
        <w:t xml:space="preserve"> arrived within an </w:t>
      </w:r>
      <w:r w:rsidR="70617B05" w:rsidRPr="71B91A00">
        <w:rPr>
          <w:rFonts w:ascii="Times New Roman" w:hAnsi="Times New Roman" w:cs="Times New Roman"/>
        </w:rPr>
        <w:t>eight-day</w:t>
      </w:r>
      <w:r w:rsidR="663EBC8C" w:rsidRPr="71B91A00">
        <w:rPr>
          <w:rFonts w:ascii="Times New Roman" w:hAnsi="Times New Roman" w:cs="Times New Roman"/>
        </w:rPr>
        <w:t xml:space="preserve"> window (June 29-July 6) w</w:t>
      </w:r>
      <w:r w:rsidR="00CB4545">
        <w:rPr>
          <w:rFonts w:ascii="Times New Roman" w:hAnsi="Times New Roman" w:cs="Times New Roman"/>
        </w:rPr>
        <w:t xml:space="preserve">ith </w:t>
      </w:r>
      <w:r w:rsidR="663EBC8C" w:rsidRPr="71B91A00">
        <w:rPr>
          <w:rFonts w:ascii="Times New Roman" w:hAnsi="Times New Roman" w:cs="Times New Roman"/>
        </w:rPr>
        <w:t>the last fish arriv</w:t>
      </w:r>
      <w:r w:rsidR="00CB4545">
        <w:rPr>
          <w:rFonts w:ascii="Times New Roman" w:hAnsi="Times New Roman" w:cs="Times New Roman"/>
        </w:rPr>
        <w:t>ing</w:t>
      </w:r>
      <w:r w:rsidR="663EBC8C" w:rsidRPr="71B91A00">
        <w:rPr>
          <w:rFonts w:ascii="Times New Roman" w:hAnsi="Times New Roman" w:cs="Times New Roman"/>
        </w:rPr>
        <w:t xml:space="preserve"> 14 days later (July </w:t>
      </w:r>
      <w:r w:rsidR="6776562F" w:rsidRPr="71B91A00">
        <w:rPr>
          <w:rFonts w:ascii="Times New Roman" w:hAnsi="Times New Roman" w:cs="Times New Roman"/>
        </w:rPr>
        <w:t>21</w:t>
      </w:r>
      <w:r w:rsidR="663EBC8C" w:rsidRPr="71B91A00">
        <w:rPr>
          <w:rFonts w:ascii="Times New Roman" w:hAnsi="Times New Roman" w:cs="Times New Roman"/>
        </w:rPr>
        <w:t>).</w:t>
      </w:r>
      <w:r w:rsidR="36B7DB96" w:rsidRPr="71B91A00">
        <w:rPr>
          <w:rFonts w:ascii="Times New Roman" w:hAnsi="Times New Roman" w:cs="Times New Roman"/>
        </w:rPr>
        <w:t xml:space="preserve"> This suggest</w:t>
      </w:r>
      <w:r w:rsidR="31C43F22" w:rsidRPr="71B91A00">
        <w:rPr>
          <w:rFonts w:ascii="Times New Roman" w:hAnsi="Times New Roman" w:cs="Times New Roman"/>
        </w:rPr>
        <w:t>s</w:t>
      </w:r>
      <w:r w:rsidR="36B7DB96" w:rsidRPr="71B91A00">
        <w:rPr>
          <w:rFonts w:ascii="Times New Roman" w:hAnsi="Times New Roman" w:cs="Times New Roman"/>
        </w:rPr>
        <w:t xml:space="preserve"> that</w:t>
      </w:r>
      <w:r w:rsidR="31C43F22" w:rsidRPr="71B91A00">
        <w:rPr>
          <w:rFonts w:ascii="Times New Roman" w:hAnsi="Times New Roman" w:cs="Times New Roman"/>
        </w:rPr>
        <w:t xml:space="preserve"> the highly variable</w:t>
      </w:r>
      <w:r w:rsidR="36B7DB96" w:rsidRPr="71B91A00">
        <w:rPr>
          <w:rFonts w:ascii="Times New Roman" w:hAnsi="Times New Roman" w:cs="Times New Roman"/>
        </w:rPr>
        <w:t xml:space="preserve"> smolt behavior in the earlier part of the migration i.e., halt of seaward migration to adapt to salt water may be </w:t>
      </w:r>
      <w:r w:rsidR="63221AFA" w:rsidRPr="71B91A00">
        <w:rPr>
          <w:rFonts w:ascii="Times New Roman" w:hAnsi="Times New Roman" w:cs="Times New Roman"/>
        </w:rPr>
        <w:t>compensated during the oceanic part of the migration leading to</w:t>
      </w:r>
      <w:r w:rsidR="61909DD3" w:rsidRPr="71B91A00">
        <w:rPr>
          <w:rFonts w:ascii="Times New Roman" w:hAnsi="Times New Roman" w:cs="Times New Roman"/>
        </w:rPr>
        <w:t xml:space="preserve"> most </w:t>
      </w:r>
      <w:r w:rsidR="63221AFA" w:rsidRPr="71B91A00">
        <w:rPr>
          <w:rFonts w:ascii="Times New Roman" w:hAnsi="Times New Roman" w:cs="Times New Roman"/>
        </w:rPr>
        <w:t xml:space="preserve">smolts </w:t>
      </w:r>
      <w:r w:rsidR="31C43F22" w:rsidRPr="71B91A00">
        <w:rPr>
          <w:rFonts w:ascii="Times New Roman" w:hAnsi="Times New Roman" w:cs="Times New Roman"/>
        </w:rPr>
        <w:t>arriving</w:t>
      </w:r>
      <w:r w:rsidR="61909DD3" w:rsidRPr="71B91A00">
        <w:rPr>
          <w:rFonts w:ascii="Times New Roman" w:hAnsi="Times New Roman" w:cs="Times New Roman"/>
        </w:rPr>
        <w:t xml:space="preserve"> in a relatively </w:t>
      </w:r>
      <w:r w:rsidR="009E3340">
        <w:rPr>
          <w:rFonts w:ascii="Times New Roman" w:hAnsi="Times New Roman" w:cs="Times New Roman"/>
        </w:rPr>
        <w:t>s</w:t>
      </w:r>
      <w:r w:rsidR="502757D9" w:rsidRPr="71B91A00">
        <w:rPr>
          <w:rFonts w:ascii="Times New Roman" w:hAnsi="Times New Roman" w:cs="Times New Roman"/>
        </w:rPr>
        <w:t>hort</w:t>
      </w:r>
      <w:r w:rsidR="61909DD3" w:rsidRPr="71B91A00">
        <w:rPr>
          <w:rFonts w:ascii="Times New Roman" w:hAnsi="Times New Roman" w:cs="Times New Roman"/>
        </w:rPr>
        <w:t xml:space="preserve"> time windows after almost 1000</w:t>
      </w:r>
      <w:r w:rsidR="001E1C51" w:rsidRPr="71B91A00">
        <w:rPr>
          <w:rFonts w:ascii="Times New Roman" w:hAnsi="Times New Roman" w:cs="Times New Roman"/>
        </w:rPr>
        <w:t xml:space="preserve"> </w:t>
      </w:r>
      <w:r w:rsidR="61909DD3" w:rsidRPr="71B91A00">
        <w:rPr>
          <w:rFonts w:ascii="Times New Roman" w:hAnsi="Times New Roman" w:cs="Times New Roman"/>
        </w:rPr>
        <w:t xml:space="preserve">km </w:t>
      </w:r>
      <w:r w:rsidR="00BB1E68">
        <w:rPr>
          <w:rFonts w:ascii="Times New Roman" w:hAnsi="Times New Roman" w:cs="Times New Roman"/>
        </w:rPr>
        <w:t>of migration</w:t>
      </w:r>
      <w:r w:rsidR="61909DD3" w:rsidRPr="71B91A00">
        <w:rPr>
          <w:rFonts w:ascii="Times New Roman" w:hAnsi="Times New Roman" w:cs="Times New Roman"/>
        </w:rPr>
        <w:t>.</w:t>
      </w:r>
    </w:p>
    <w:p w14:paraId="2BBACBCE" w14:textId="79020B74" w:rsidR="00FB27F6" w:rsidRDefault="0E3CB48A" w:rsidP="7237CBF1">
      <w:pPr>
        <w:spacing w:line="480" w:lineRule="auto"/>
      </w:pPr>
      <w:ins w:id="5" w:author="Dauphin, Guillaume (DFO/MPO)" w:date="2024-11-07T15:40:00Z">
        <w:r>
          <w:rPr>
            <w:noProof/>
          </w:rPr>
          <w:drawing>
            <wp:inline distT="0" distB="0" distL="0" distR="0" wp14:anchorId="797E9C4B" wp14:editId="6A47AB8C">
              <wp:extent cx="3487479" cy="2833577"/>
              <wp:effectExtent l="0" t="0" r="0" b="5080"/>
              <wp:docPr id="190117381" name="Picture 190117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17381"/>
                      <pic:cNvPicPr/>
                    </pic:nvPicPr>
                    <pic:blipFill>
                      <a:blip r:embed="rId14">
                        <a:extLst>
                          <a:ext uri="{28A0092B-C50C-407E-A947-70E740481C1C}">
                            <a14:useLocalDpi xmlns:a14="http://schemas.microsoft.com/office/drawing/2010/main" val="0"/>
                          </a:ext>
                        </a:extLst>
                      </a:blip>
                      <a:stretch>
                        <a:fillRect/>
                      </a:stretch>
                    </pic:blipFill>
                    <pic:spPr>
                      <a:xfrm>
                        <a:off x="0" y="0"/>
                        <a:ext cx="3491148" cy="2836558"/>
                      </a:xfrm>
                      <a:prstGeom prst="rect">
                        <a:avLst/>
                      </a:prstGeom>
                    </pic:spPr>
                  </pic:pic>
                </a:graphicData>
              </a:graphic>
            </wp:inline>
          </w:drawing>
        </w:r>
      </w:ins>
      <w:commentRangeStart w:id="6"/>
      <w:commentRangeEnd w:id="6"/>
      <w:r w:rsidR="409DA732">
        <w:rPr>
          <w:rStyle w:val="CommentReference"/>
        </w:rPr>
        <w:commentReference w:id="6"/>
      </w:r>
    </w:p>
    <w:p w14:paraId="61D5B3C8" w14:textId="481C857F" w:rsidR="000F52FC" w:rsidRPr="00ED37C6" w:rsidRDefault="00652500" w:rsidP="00845DA2">
      <w:pPr>
        <w:spacing w:line="480" w:lineRule="auto"/>
        <w:rPr>
          <w:rFonts w:ascii="Times New Roman" w:hAnsi="Times New Roman" w:cs="Times New Roman"/>
          <w:lang w:val="fr-FR"/>
        </w:rPr>
      </w:pPr>
      <w:r w:rsidRPr="71B91A00">
        <w:rPr>
          <w:rFonts w:ascii="Times New Roman" w:hAnsi="Times New Roman" w:cs="Times New Roman"/>
        </w:rPr>
        <w:t>Th</w:t>
      </w:r>
      <w:r w:rsidR="00845DA2" w:rsidRPr="71B91A00">
        <w:rPr>
          <w:rFonts w:ascii="Times New Roman" w:hAnsi="Times New Roman" w:cs="Times New Roman"/>
        </w:rPr>
        <w:t xml:space="preserve">e high variability in migration speed in the estuary </w:t>
      </w:r>
      <w:r w:rsidRPr="71B91A00">
        <w:rPr>
          <w:rFonts w:ascii="Times New Roman" w:hAnsi="Times New Roman" w:cs="Times New Roman"/>
        </w:rPr>
        <w:t xml:space="preserve">was driven by a large number of smolts seemingly </w:t>
      </w:r>
      <w:r w:rsidR="00537B13">
        <w:rPr>
          <w:rFonts w:ascii="Times New Roman" w:hAnsi="Times New Roman" w:cs="Times New Roman"/>
        </w:rPr>
        <w:t xml:space="preserve">pausing </w:t>
      </w:r>
      <w:r w:rsidR="00694BA0" w:rsidRPr="71B91A00">
        <w:rPr>
          <w:rFonts w:ascii="Times New Roman" w:hAnsi="Times New Roman" w:cs="Times New Roman"/>
        </w:rPr>
        <w:t>for several hours before resuming their migrat</w:t>
      </w:r>
      <w:r w:rsidR="00033DEB" w:rsidRPr="71B91A00">
        <w:rPr>
          <w:rFonts w:ascii="Times New Roman" w:hAnsi="Times New Roman" w:cs="Times New Roman"/>
        </w:rPr>
        <w:t>ory</w:t>
      </w:r>
      <w:r w:rsidR="00694BA0" w:rsidRPr="71B91A00">
        <w:rPr>
          <w:rFonts w:ascii="Times New Roman" w:hAnsi="Times New Roman" w:cs="Times New Roman"/>
        </w:rPr>
        <w:t xml:space="preserve"> behavior</w:t>
      </w:r>
      <w:r w:rsidR="00122658" w:rsidRPr="71B91A00">
        <w:rPr>
          <w:rFonts w:ascii="Times New Roman" w:hAnsi="Times New Roman" w:cs="Times New Roman"/>
        </w:rPr>
        <w:t xml:space="preserve">. </w:t>
      </w:r>
      <w:r w:rsidR="00537B13">
        <w:rPr>
          <w:rFonts w:ascii="Times New Roman" w:hAnsi="Times New Roman" w:cs="Times New Roman"/>
        </w:rPr>
        <w:t>Due</w:t>
      </w:r>
      <w:r w:rsidR="000F52FC" w:rsidRPr="71B91A00">
        <w:rPr>
          <w:rFonts w:ascii="Times New Roman" w:hAnsi="Times New Roman" w:cs="Times New Roman"/>
        </w:rPr>
        <w:t xml:space="preserve"> to the number of receivers/arrays covering a large portion the migration route (i.e., about 965</w:t>
      </w:r>
      <w:r w:rsidR="001E1C51" w:rsidRPr="71B91A00">
        <w:rPr>
          <w:rFonts w:ascii="Times New Roman" w:hAnsi="Times New Roman" w:cs="Times New Roman"/>
        </w:rPr>
        <w:t xml:space="preserve"> </w:t>
      </w:r>
      <w:r w:rsidR="000F52FC" w:rsidRPr="71B91A00">
        <w:rPr>
          <w:rFonts w:ascii="Times New Roman" w:hAnsi="Times New Roman" w:cs="Times New Roman"/>
        </w:rPr>
        <w:t>km from the release site to the SoBI arrays)</w:t>
      </w:r>
      <w:r w:rsidR="008B59AF" w:rsidRPr="71B91A00">
        <w:rPr>
          <w:rFonts w:ascii="Times New Roman" w:hAnsi="Times New Roman" w:cs="Times New Roman"/>
        </w:rPr>
        <w:t xml:space="preserve"> of Atlantic salmon smolts from the Restigouche River, it was possible to rule out predation up to the HoT </w:t>
      </w:r>
      <w:r w:rsidR="008B59AF" w:rsidRPr="71B91A00">
        <w:rPr>
          <w:rFonts w:ascii="Times New Roman" w:hAnsi="Times New Roman" w:cs="Times New Roman"/>
        </w:rPr>
        <w:lastRenderedPageBreak/>
        <w:t xml:space="preserve">array thus </w:t>
      </w:r>
      <w:r w:rsidR="0066683A" w:rsidRPr="71B91A00">
        <w:rPr>
          <w:rFonts w:ascii="Times New Roman" w:hAnsi="Times New Roman" w:cs="Times New Roman"/>
        </w:rPr>
        <w:t>c</w:t>
      </w:r>
      <w:r w:rsidR="008B59AF" w:rsidRPr="71B91A00">
        <w:rPr>
          <w:rFonts w:ascii="Times New Roman" w:hAnsi="Times New Roman" w:cs="Times New Roman"/>
        </w:rPr>
        <w:t xml:space="preserve">onfirming that </w:t>
      </w:r>
      <w:r w:rsidR="0066683A" w:rsidRPr="71B91A00">
        <w:rPr>
          <w:rFonts w:ascii="Times New Roman" w:hAnsi="Times New Roman" w:cs="Times New Roman"/>
        </w:rPr>
        <w:t xml:space="preserve">the </w:t>
      </w:r>
      <w:r w:rsidR="008B59AF" w:rsidRPr="71B91A00">
        <w:rPr>
          <w:rFonts w:ascii="Times New Roman" w:hAnsi="Times New Roman" w:cs="Times New Roman"/>
        </w:rPr>
        <w:t xml:space="preserve">prolonged </w:t>
      </w:r>
      <w:r w:rsidR="0066683A" w:rsidRPr="71B91A00">
        <w:rPr>
          <w:rFonts w:ascii="Times New Roman" w:hAnsi="Times New Roman" w:cs="Times New Roman"/>
        </w:rPr>
        <w:t xml:space="preserve">stay </w:t>
      </w:r>
      <w:r w:rsidR="008B59AF" w:rsidRPr="71B91A00">
        <w:rPr>
          <w:rFonts w:ascii="Times New Roman" w:hAnsi="Times New Roman" w:cs="Times New Roman"/>
        </w:rPr>
        <w:t xml:space="preserve">in given areas corresponded to genuine </w:t>
      </w:r>
      <w:r w:rsidR="0066683A" w:rsidRPr="71B91A00">
        <w:rPr>
          <w:rFonts w:ascii="Times New Roman" w:hAnsi="Times New Roman" w:cs="Times New Roman"/>
        </w:rPr>
        <w:t>behavior</w:t>
      </w:r>
      <w:r w:rsidR="008B59AF" w:rsidRPr="71B91A00">
        <w:rPr>
          <w:rFonts w:ascii="Times New Roman" w:hAnsi="Times New Roman" w:cs="Times New Roman"/>
        </w:rPr>
        <w:t xml:space="preserve"> of smolts (#61835, #61836, #61841, Suppl. Mat. A)</w:t>
      </w:r>
      <w:r w:rsidR="008C20A9">
        <w:rPr>
          <w:rFonts w:ascii="Times New Roman" w:hAnsi="Times New Roman" w:cs="Times New Roman"/>
        </w:rPr>
        <w:t xml:space="preserve">. </w:t>
      </w:r>
      <w:r w:rsidR="0066683A" w:rsidRPr="71B91A00">
        <w:rPr>
          <w:rFonts w:ascii="Times New Roman" w:hAnsi="Times New Roman" w:cs="Times New Roman"/>
        </w:rPr>
        <w:t xml:space="preserve">In the </w:t>
      </w:r>
      <w:r w:rsidR="00534C8C" w:rsidRPr="71B91A00">
        <w:rPr>
          <w:rFonts w:ascii="Times New Roman" w:hAnsi="Times New Roman" w:cs="Times New Roman"/>
        </w:rPr>
        <w:t>island network</w:t>
      </w:r>
      <w:r w:rsidR="00285B2F" w:rsidRPr="71B91A00">
        <w:rPr>
          <w:rFonts w:ascii="Times New Roman" w:hAnsi="Times New Roman" w:cs="Times New Roman"/>
        </w:rPr>
        <w:t>,</w:t>
      </w:r>
      <w:r w:rsidR="0066683A" w:rsidRPr="71B91A00">
        <w:rPr>
          <w:rFonts w:ascii="Times New Roman" w:hAnsi="Times New Roman" w:cs="Times New Roman"/>
        </w:rPr>
        <w:t xml:space="preserve"> </w:t>
      </w:r>
      <w:r w:rsidR="00660E11">
        <w:rPr>
          <w:rFonts w:ascii="Times New Roman" w:hAnsi="Times New Roman" w:cs="Times New Roman"/>
        </w:rPr>
        <w:t>the delays were generally approximately on</w:t>
      </w:r>
      <w:r w:rsidR="00323461">
        <w:rPr>
          <w:rFonts w:ascii="Times New Roman" w:hAnsi="Times New Roman" w:cs="Times New Roman"/>
        </w:rPr>
        <w:t xml:space="preserve">e day </w:t>
      </w:r>
      <w:r w:rsidR="64D6A28B" w:rsidRPr="71B91A00">
        <w:rPr>
          <w:rFonts w:ascii="Times New Roman" w:hAnsi="Times New Roman" w:cs="Times New Roman"/>
        </w:rPr>
        <w:t>except for</w:t>
      </w:r>
      <w:r w:rsidR="00BA32C2" w:rsidRPr="71B91A00">
        <w:rPr>
          <w:rFonts w:ascii="Times New Roman" w:hAnsi="Times New Roman" w:cs="Times New Roman"/>
        </w:rPr>
        <w:t xml:space="preserve"> one individual </w:t>
      </w:r>
      <w:r w:rsidR="000D48BA">
        <w:rPr>
          <w:rFonts w:ascii="Times New Roman" w:hAnsi="Times New Roman" w:cs="Times New Roman"/>
        </w:rPr>
        <w:t>that had paused for</w:t>
      </w:r>
      <w:r w:rsidR="00911201">
        <w:rPr>
          <w:rFonts w:ascii="Times New Roman" w:hAnsi="Times New Roman" w:cs="Times New Roman"/>
        </w:rPr>
        <w:t xml:space="preserve"> </w:t>
      </w:r>
      <w:r w:rsidR="00BA32C2" w:rsidRPr="71B91A00">
        <w:rPr>
          <w:rFonts w:ascii="Times New Roman" w:hAnsi="Times New Roman" w:cs="Times New Roman"/>
        </w:rPr>
        <w:t>three days</w:t>
      </w:r>
      <w:r w:rsidR="00B54B43">
        <w:rPr>
          <w:rFonts w:ascii="Times New Roman" w:hAnsi="Times New Roman" w:cs="Times New Roman"/>
        </w:rPr>
        <w:t>. A</w:t>
      </w:r>
      <w:r w:rsidR="00BA32C2" w:rsidRPr="71B91A00">
        <w:rPr>
          <w:rFonts w:ascii="Times New Roman" w:hAnsi="Times New Roman" w:cs="Times New Roman"/>
        </w:rPr>
        <w:t>part f</w:t>
      </w:r>
      <w:r w:rsidR="00622115">
        <w:rPr>
          <w:rFonts w:ascii="Times New Roman" w:hAnsi="Times New Roman" w:cs="Times New Roman"/>
        </w:rPr>
        <w:t>rom movements</w:t>
      </w:r>
      <w:r w:rsidR="00DA5860">
        <w:rPr>
          <w:rFonts w:ascii="Times New Roman" w:hAnsi="Times New Roman" w:cs="Times New Roman"/>
        </w:rPr>
        <w:t xml:space="preserve"> of</w:t>
      </w:r>
      <w:r w:rsidR="00BA32C2" w:rsidRPr="71B91A00">
        <w:rPr>
          <w:rFonts w:ascii="Times New Roman" w:hAnsi="Times New Roman" w:cs="Times New Roman"/>
        </w:rPr>
        <w:t xml:space="preserve"> two smolts, </w:t>
      </w:r>
      <w:r w:rsidR="00E956F9">
        <w:rPr>
          <w:rFonts w:ascii="Times New Roman" w:hAnsi="Times New Roman" w:cs="Times New Roman"/>
        </w:rPr>
        <w:t xml:space="preserve">migration </w:t>
      </w:r>
      <w:r w:rsidR="00432974">
        <w:rPr>
          <w:rFonts w:ascii="Times New Roman" w:hAnsi="Times New Roman" w:cs="Times New Roman"/>
        </w:rPr>
        <w:t xml:space="preserve">after a pause </w:t>
      </w:r>
      <w:r w:rsidR="00B47505" w:rsidRPr="71B91A00">
        <w:rPr>
          <w:rFonts w:ascii="Times New Roman" w:hAnsi="Times New Roman" w:cs="Times New Roman"/>
        </w:rPr>
        <w:t>was reinitiated a</w:t>
      </w:r>
      <w:r w:rsidR="00973504">
        <w:rPr>
          <w:rFonts w:ascii="Times New Roman" w:hAnsi="Times New Roman" w:cs="Times New Roman"/>
        </w:rPr>
        <w:t>fter dusk</w:t>
      </w:r>
      <w:r w:rsidR="00B47505" w:rsidRPr="71B91A00">
        <w:rPr>
          <w:rFonts w:ascii="Times New Roman" w:hAnsi="Times New Roman" w:cs="Times New Roman"/>
        </w:rPr>
        <w:t xml:space="preserve">. </w:t>
      </w:r>
      <w:r w:rsidR="005C7A7E" w:rsidRPr="71B91A00">
        <w:rPr>
          <w:rFonts w:ascii="Times New Roman" w:hAnsi="Times New Roman" w:cs="Times New Roman"/>
        </w:rPr>
        <w:t>The predominantly nocturnal movements w</w:t>
      </w:r>
      <w:r w:rsidR="00EF4A4D" w:rsidRPr="71B91A00">
        <w:rPr>
          <w:rFonts w:ascii="Times New Roman" w:hAnsi="Times New Roman" w:cs="Times New Roman"/>
        </w:rPr>
        <w:t xml:space="preserve">ere </w:t>
      </w:r>
      <w:r w:rsidR="005C7A7E" w:rsidRPr="71B91A00">
        <w:rPr>
          <w:rFonts w:ascii="Times New Roman" w:hAnsi="Times New Roman" w:cs="Times New Roman"/>
        </w:rPr>
        <w:t xml:space="preserve">similar to what was found in </w:t>
      </w:r>
      <w:r w:rsidRPr="71B91A00">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{"citationID":"PjLMeP2F","properties":{"formattedCitation":"(Moore et al. 1995)","plainCitation":"(Moore et al. 1995)","dontUpdate":true,"noteIndex":0},"citationItems":[{"id":3231,"uris":["http://zotero.org/users/3593556/items/JDRDWV7T"],"itemData":{"id":3231,"type":"article-journal","abstract":"Thirty-two wild Atlantic salmon (Salmo salar) smolts, tagged with miniature acoustic transmitters, were tracked in the River Conwy, North Wales, to describe the freshwater and estuarine patterns of migration. Migration in fresh water was predominantly nocturnal, although there was a seasonal change in this pattern with later run fish moving during both the day and night. Smolts tagged earlier in the study spent significantly longer in the river (mean 456 ± 43 h) before migrating into coastal waters than fish tagged later in the study (mean 201 ± 30 h). The movement of smolts through the estuary was indicative of a nocturnal selective ebb tide transport pattern of migration. All of the smolts migrated seawards on an ebb tide close to the surface and within the fastest moving section of the water column. The nocturnal pattern of migration would appear to be the result of an endogenous rhythm of swimming activity that results in the smolts moving up into the water column after dusk and migrating seawards. Smolt migration in the lower portion of the estuary was indicative of active directed swimming and there was no apparent period of acclimation required when moving from fresh to salt water.","container-title":"Canadian Journal of Fisheries and Aquatic Sciences","DOI":"10.1139/f95-784","ISSN":"0706-652X, 1205-7533","issue":"9","journalAbbreviation":"Can. J. Fish. Aquat. Sci.","language":"en","license":"http://www.nrcresearchpress.com/page/about/CorporateTextAndDataMining","page":"1923-1935","source":"DOI.org (Crossref)","title":"The migratory behaviour of wild Atlantic salmon ( &lt;i&gt;Salmo salar&lt;/i&gt; ) smolts in the estuary of the River Conwy, North Wales","volume":"52","author":[{"family":"Moore","given":"A."},{"family":"Potter","given":"E. C. E."},{"family":"Milner","given":"N. J."},{"family":"Bamber","given":"S."}],"issued":{"date-parts":[["1995",9,1]]}}}],"schema":"https://github.com/citation-style-language/schema/raw/master/csl-citation.json"} </w:instrText>
      </w:r>
      <w:r w:rsidRPr="71B91A00">
        <w:rPr>
          <w:rFonts w:ascii="Times New Roman" w:hAnsi="Times New Roman" w:cs="Times New Roman"/>
        </w:rPr>
        <w:fldChar w:fldCharType="separate"/>
      </w:r>
      <w:r w:rsidR="005C7A7E" w:rsidRPr="71B91A00">
        <w:rPr>
          <w:rFonts w:ascii="Times New Roman" w:hAnsi="Times New Roman" w:cs="Times New Roman"/>
        </w:rPr>
        <w:t>Moore et al. (1995)</w:t>
      </w:r>
      <w:r w:rsidRPr="71B91A00">
        <w:rPr>
          <w:rFonts w:ascii="Times New Roman" w:hAnsi="Times New Roman" w:cs="Times New Roman"/>
        </w:rPr>
        <w:fldChar w:fldCharType="end"/>
      </w:r>
      <w:r w:rsidR="005C7A7E" w:rsidRPr="71B91A00">
        <w:rPr>
          <w:rFonts w:ascii="Times New Roman" w:hAnsi="Times New Roman" w:cs="Times New Roman"/>
        </w:rPr>
        <w:t xml:space="preserve"> and the prolonged stay/interruption of the migration </w:t>
      </w:r>
      <w:r w:rsidR="00285B2F" w:rsidRPr="71B91A00">
        <w:rPr>
          <w:rFonts w:ascii="Times New Roman" w:hAnsi="Times New Roman" w:cs="Times New Roman"/>
        </w:rPr>
        <w:t>was similar to what was</w:t>
      </w:r>
      <w:r w:rsidR="005C7A7E" w:rsidRPr="71B91A00">
        <w:rPr>
          <w:rFonts w:ascii="Times New Roman" w:hAnsi="Times New Roman" w:cs="Times New Roman"/>
        </w:rPr>
        <w:t xml:space="preserve"> documented in </w:t>
      </w:r>
      <w:r w:rsidR="00285B2F" w:rsidRPr="71B91A00">
        <w:rPr>
          <w:rFonts w:ascii="Times New Roman" w:hAnsi="Times New Roman" w:cs="Times New Roman"/>
        </w:rPr>
        <w:t>other</w:t>
      </w:r>
      <w:r w:rsidR="005C7A7E" w:rsidRPr="71B91A00">
        <w:rPr>
          <w:rFonts w:ascii="Times New Roman" w:hAnsi="Times New Roman" w:cs="Times New Roman"/>
        </w:rPr>
        <w:t xml:space="preserve"> studies </w:t>
      </w:r>
      <w:r w:rsidRPr="71B91A00">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{"citationID":"wmq4ylVR","properties":{"formattedCitation":"(Kocik et al. 2009; Dempson et al. 2011; Halfyard et al. 2013; Hawkes et al. 2017)","plainCitation":"(Kocik et al. 2009; Dempson et al. 2011; Halfyard et al. 2013; Hawkes et al. 2017)","noteIndex":0},"citationItems":[{"id":3112,"uris":["http://zotero.org/users/3593556/items/3PKVC6H2"],"itemData":{"id":3112,"type":"paper-conference","DOI":"https://doi.org/10.47886/9781934874080.ch19","title":"Assessing Estuarine and Coastal Migration and Survival of Wild Atlantic Salmon Smolts from the Narraguagus River, Maine Using Ultrasonic Telemetry","URL":"https://www.researchgate.net/publication/260627744","author":[{"family":"Kocik","given":"John F"},{"family":"Hawkes","given":"James"},{"family":"Sheehan","given":"Timothy"}],"issued":{"date-parts":[["2009"]]}}},{"id":3046,"uris":["http://zotero.org/users/3593556/items/7YUGIQCC"],"itemData":{"id":3046,"type":"article-journal","abstract":"Atlantic salmon Salmo salar smolts (n = 181) from two rivers were surgically implanted with acoustic transmitters and released to determine migration route, residency time and survival in a 50 km long estuarine fjord located on the south coast of Newfoundland, Canada. Data obtained from automated receivers placed throughout the Bay d'Espoir fjord indicated that migrating smolts used different routes to reach the outer areas of the fjord. The duration of time that smolts spent in the immediate estuary zone also differed between the two localities (7 and 17 days) although the total time smolts were resident in the fjord was similar and extensive (40 days). Many smolts were resident for periods of 4-8 weeks moving back and forth in the outer part of the fjord where maximum water depths range from 300 to 700 m. Survival in the estuary zone was greater for smolts with prolonged residency in estuarine habitat. Overall smolt survival to the fjord exit was moderately high (54-85%), indicating that the initial phase of migration did not coincide with a period of unusually high mortality. © 2011 Crown Copyright. Journal of Fish Biology © 2011 The Fisheries Society of the British Isles.","container-title":"Journal of Fish Biology","DOI":"10.1111/J.1095-8649.2011.02971.X","ISSN":"00221112","issue":"7","note":"PMID: 21651545","page":"1976-1992","title":"Residency time, migration route and survival of Atlantic salmon Salmo salar smolts in a Canadian fjord","volume":"78","author":[{"family":"Dempson","given":"J. B."},{"family":"Robertson","given":"M. J."},{"family":"Pennell","given":"C. J."},{"family":"Furey","given":"G."},{"family":"Bloom","given":"M."},{"family":"Shears","given":"M."},{"family":"Ollerhead","given":"L. M.N."},{"family":"Clarke","given":"K. D."},{"family":"Hinks","given":"R."},{"family":"Robertson","given":"G. J."}],"issued":{"date-parts":[["2011",6]]}}},{"id":3067,"uris":["http://zotero.org/users/3593556/items/J5FVBDX3"],"itemData":{"id":3067,"type":"article-journal","abstract":"Acoustic telemetry is a useful tool to monitor the estuarine survival and behavior of Atlantic salmon postsmolts. Most frequently, survival is reported as the static fraction of tagged postsmolts detected, and while the timing or location of mortality may be reported, covariates of survival or the relationship between migratory behavior and survival are less often described. In this study, we used acoustic telemetry to follow Atlantic salmon smolts migrating to sea from four rivers in Nova Scotia, Canada. Further, we tested the relationship between migratory behavior and survival and used mark-recapture models to examine the role of body length and tag-to-body mass as survival covariates. Survival was most heavily impacted in estuarine habitats closest to head-of-tide. Survival was affected by body length at three of four sites. The shape and spatial variability of the body length - survival relationship provided insight on mortality vectors, highlighting the potential roles of predation and osmotic stress. Survival was not influenced by repeated landward-seaward migratory movements; however, there was a significant correlation between residency and survival.","container-title":"Canadian Journal of Fisheries and Aquatic Sciences","DOI":"10.1139/CJFAS-2012-0287","ISSN":"0706652X","issue":"3","page":"452-460","title":"Correlates of estuarine survival of Atlantic salmon postsmolts from the Southern Upland, Nova Scotia, Canada","volume":"70","author":[{"family":"Halfyard","given":"Edmund A."},{"family":"Gibson","given":"A. Jamie F."},{"family":"Stokesbury","given":"Michael J.W."},{"family":"Ruzzante","given":"Daniel E."},{"family":"Whoriskey","given":"Frederick G."}],"issued":{"date-parts":[["2013",1]]}}},{"id":3074,"uris":["http://zotero.org/users/3593556/items/95ZWMWYJ"],"itemData":{"id":3074,"type":"article-journal","abstract":"Many Atlantic Salmon Salmo salar populations within the southern extent of the species’ range are at critically low abundances, while others have been extirpated. The focus of many ongoing recovery efforts is on maximizing the number of smolts that reach the ocean, where marine survival is low, primarily through hatchery supplementation and improvement of in-river hydropower system management. However, estuaries also are known to be sites of high mortality, although in many cases the correlates of this mortality are poorly characterized. We acoustically tagged hatchery smolts (n = 666) during 2001–2005 to evaluate migration performance through freshwater, estuarine, and bay reaches of the small but tidally dynamic Dennys River, Maine, USA, to investigate potential drivers contributing to low returns within the system. Migration behaviors (e.g., migration timing and tidal use) were typical for Atlantic Salmon smolts, but reversa</w:instrText>
      </w:r>
      <w:r w:rsidR="00D53076" w:rsidRPr="00D53076">
        <w:rPr>
          <w:rFonts w:ascii="Times New Roman" w:hAnsi="Times New Roman" w:cs="Times New Roman"/>
          <w:lang w:val="fr-FR"/>
        </w:rPr>
        <w:instrText xml:space="preserve">ls during migration were observed upon entry into the estuary environment more frequently in this system than in regional rivers. We used Cormack–Jolly–Seber mark–recapture models to estimate apparent survival within the study environment during this period. We found two distinct periods of survival, with much lower survival in 2003–2005 than in 2001 and 2002 (more than a 40% decrease). Among the variables considered, temperature and migratory behavior had the largest effects on survival. We found that survival increased by about 28% across the range of temperatures observed during these years; additionally, survival increased by about 15% for fish that reversed direction during migration compared to fish that did not. These results indicate that extreme environmental changes during the transition through this coastal system constitute a significant obstacle to Atlantic Salmon restoration stocking efforts.","container-title":"Transactions of the American Fisheries Society","DOI":"10.1080/00028487.2017.1370017","ISSN":"15488659","issue":"6","note":"publisher: John Wiley and Sons Inc.","page":"1279-1290","title":"Assessment of early migration dynamics of river-specific hatchery Atlantic Salmon smolts","volume":"146","author":[{"family":"Hawkes","given":"James P."},{"family":"Sheehan","given":"Timothy F."},{"family":"Stich","given":"Daniel S."}],"issued":{"date-parts":[["2017",11,2]]}}}],"schema":"https://github.com/citation-style-language/schema/raw/master/csl-citation.json"} </w:instrText>
      </w:r>
      <w:r w:rsidRPr="71B91A00">
        <w:rPr>
          <w:rFonts w:ascii="Times New Roman" w:hAnsi="Times New Roman" w:cs="Times New Roman"/>
        </w:rPr>
        <w:fldChar w:fldCharType="separate"/>
      </w:r>
      <w:r w:rsidR="005C7A7E" w:rsidRPr="71B91A00">
        <w:rPr>
          <w:rFonts w:ascii="Times New Roman" w:hAnsi="Times New Roman" w:cs="Times New Roman"/>
          <w:lang w:val="fr-FR"/>
        </w:rPr>
        <w:t>(Kocik et al. 2009; Dempson et al. 2011; Halfyard et al. 2013; Hawkes et al. 2017)</w:t>
      </w:r>
      <w:r w:rsidRPr="71B91A00">
        <w:rPr>
          <w:rFonts w:ascii="Times New Roman" w:hAnsi="Times New Roman" w:cs="Times New Roman"/>
        </w:rPr>
        <w:fldChar w:fldCharType="end"/>
      </w:r>
      <w:r w:rsidR="00ED37C6" w:rsidRPr="71B91A00">
        <w:rPr>
          <w:rFonts w:ascii="Times New Roman" w:hAnsi="Times New Roman" w:cs="Times New Roman"/>
          <w:lang w:val="fr-FR"/>
        </w:rPr>
        <w:t>.</w:t>
      </w:r>
    </w:p>
    <w:p w14:paraId="1E8DADA2" w14:textId="5A8677A6" w:rsidR="009639BD" w:rsidRPr="0015579F" w:rsidRDefault="009639BD" w:rsidP="009639BD">
      <w:pPr>
        <w:spacing w:line="480" w:lineRule="auto"/>
        <w:ind w:left="720"/>
        <w:rPr>
          <w:rFonts w:ascii="Times New Roman" w:hAnsi="Times New Roman" w:cs="Times New Roman"/>
          <w:i/>
          <w:iCs/>
        </w:rPr>
      </w:pPr>
      <w:commentRangeStart w:id="7"/>
      <w:r w:rsidRPr="0015579F">
        <w:rPr>
          <w:rFonts w:ascii="Times New Roman" w:hAnsi="Times New Roman" w:cs="Times New Roman"/>
          <w:i/>
          <w:iCs/>
          <w:highlight w:val="yellow"/>
        </w:rPr>
        <w:t>Have a comment on historical detection rates at SoBI arrays to put the 27/45 smolts detected in 2022. i.e., how likely is it that some fish made it out there and were not detected ?</w:t>
      </w:r>
      <w:commentRangeEnd w:id="7"/>
      <w:r w:rsidRPr="0015579F">
        <w:rPr>
          <w:rStyle w:val="CommentReference"/>
          <w:i/>
          <w:iCs/>
          <w:highlight w:val="yellow"/>
        </w:rPr>
        <w:commentReference w:id="7"/>
      </w:r>
      <w:r w:rsidRPr="0015579F">
        <w:rPr>
          <w:rFonts w:ascii="Times New Roman" w:hAnsi="Times New Roman" w:cs="Times New Roman"/>
          <w:i/>
          <w:iCs/>
          <w:highlight w:val="yellow"/>
        </w:rPr>
        <w:t xml:space="preserve"> Additionally I think it would be great to see which fish were predicted to have survived up to SoBI base on the survival model that ASF runs annually.</w:t>
      </w:r>
    </w:p>
    <w:p w14:paraId="46E82D12" w14:textId="08DAD898" w:rsidR="006A05A0" w:rsidRDefault="003F41D9" w:rsidP="00EF4A4D">
      <w:pPr>
        <w:spacing w:line="480" w:lineRule="auto"/>
        <w:rPr>
          <w:rFonts w:ascii="Times New Roman" w:hAnsi="Times New Roman" w:cs="Times New Roman"/>
        </w:rPr>
      </w:pPr>
      <w:r w:rsidRPr="71B91A00">
        <w:rPr>
          <w:rFonts w:ascii="Times New Roman" w:hAnsi="Times New Roman" w:cs="Times New Roman"/>
        </w:rPr>
        <w:t>Second, we investigated the channel selection of the 45 marked individuals using a state</w:t>
      </w:r>
      <w:r w:rsidR="0069738F" w:rsidRPr="71B91A00">
        <w:rPr>
          <w:rFonts w:ascii="Times New Roman" w:hAnsi="Times New Roman" w:cs="Times New Roman"/>
        </w:rPr>
        <w:t>-</w:t>
      </w:r>
      <w:r w:rsidRPr="71B91A00">
        <w:rPr>
          <w:rFonts w:ascii="Times New Roman" w:hAnsi="Times New Roman" w:cs="Times New Roman"/>
        </w:rPr>
        <w:t>space model</w:t>
      </w:r>
      <w:r w:rsidR="00EF4A4D" w:rsidRPr="71B91A00">
        <w:rPr>
          <w:rFonts w:ascii="Times New Roman" w:hAnsi="Times New Roman" w:cs="Times New Roman"/>
        </w:rPr>
        <w:t xml:space="preserve"> leveraging r</w:t>
      </w:r>
      <w:r w:rsidRPr="71B91A00">
        <w:rPr>
          <w:rFonts w:ascii="Times New Roman" w:hAnsi="Times New Roman" w:cs="Times New Roman"/>
        </w:rPr>
        <w:t xml:space="preserve">eceiver </w:t>
      </w:r>
      <w:r w:rsidR="00EF4A4D" w:rsidRPr="71B91A00">
        <w:rPr>
          <w:rFonts w:ascii="Times New Roman" w:hAnsi="Times New Roman" w:cs="Times New Roman"/>
        </w:rPr>
        <w:t>deployments throughout the island network</w:t>
      </w:r>
      <w:r w:rsidR="0062610D">
        <w:rPr>
          <w:rFonts w:ascii="Times New Roman" w:hAnsi="Times New Roman" w:cs="Times New Roman"/>
        </w:rPr>
        <w:t xml:space="preserve">. Because </w:t>
      </w:r>
      <w:r w:rsidR="00EF4A4D" w:rsidRPr="71B91A00">
        <w:rPr>
          <w:rFonts w:ascii="Times New Roman" w:hAnsi="Times New Roman" w:cs="Times New Roman"/>
        </w:rPr>
        <w:t xml:space="preserve">we </w:t>
      </w:r>
      <w:r w:rsidR="0069738F" w:rsidRPr="71B91A00">
        <w:rPr>
          <w:rFonts w:ascii="Times New Roman" w:hAnsi="Times New Roman" w:cs="Times New Roman"/>
        </w:rPr>
        <w:t>had confidence</w:t>
      </w:r>
      <w:r w:rsidR="00EF4A4D" w:rsidRPr="71B91A00">
        <w:rPr>
          <w:rFonts w:ascii="Times New Roman" w:hAnsi="Times New Roman" w:cs="Times New Roman"/>
        </w:rPr>
        <w:t xml:space="preserve"> that smolts had survived </w:t>
      </w:r>
      <w:r w:rsidR="00534468">
        <w:rPr>
          <w:rFonts w:ascii="Times New Roman" w:hAnsi="Times New Roman" w:cs="Times New Roman"/>
        </w:rPr>
        <w:t>t</w:t>
      </w:r>
      <w:r w:rsidR="005B5143">
        <w:rPr>
          <w:rFonts w:ascii="Times New Roman" w:hAnsi="Times New Roman" w:cs="Times New Roman"/>
        </w:rPr>
        <w:t>o exit the river</w:t>
      </w:r>
      <w:r w:rsidR="00520F0A">
        <w:rPr>
          <w:rFonts w:ascii="Times New Roman" w:hAnsi="Times New Roman" w:cs="Times New Roman"/>
        </w:rPr>
        <w:t xml:space="preserve">, we did not </w:t>
      </w:r>
      <w:r w:rsidR="004B7E0F">
        <w:rPr>
          <w:rFonts w:ascii="Times New Roman" w:hAnsi="Times New Roman" w:cs="Times New Roman"/>
        </w:rPr>
        <w:t xml:space="preserve">attempt </w:t>
      </w:r>
      <w:r w:rsidR="00EF4A4D" w:rsidRPr="71B91A00">
        <w:rPr>
          <w:rFonts w:ascii="Times New Roman" w:hAnsi="Times New Roman" w:cs="Times New Roman"/>
        </w:rPr>
        <w:t>to disentangle survival and detection probabilities</w:t>
      </w:r>
      <w:r w:rsidR="00EE20C8">
        <w:rPr>
          <w:rFonts w:ascii="Times New Roman" w:hAnsi="Times New Roman" w:cs="Times New Roman"/>
        </w:rPr>
        <w:t>,</w:t>
      </w:r>
      <w:r w:rsidR="00EF4A4D" w:rsidRPr="71B91A00">
        <w:rPr>
          <w:rFonts w:ascii="Times New Roman" w:hAnsi="Times New Roman" w:cs="Times New Roman"/>
        </w:rPr>
        <w:t xml:space="preserve"> focus</w:t>
      </w:r>
      <w:r w:rsidR="006977DC">
        <w:rPr>
          <w:rFonts w:ascii="Times New Roman" w:hAnsi="Times New Roman" w:cs="Times New Roman"/>
        </w:rPr>
        <w:t xml:space="preserve">ing rather </w:t>
      </w:r>
      <w:r w:rsidR="00EF4A4D" w:rsidRPr="71B91A00">
        <w:rPr>
          <w:rFonts w:ascii="Times New Roman" w:hAnsi="Times New Roman" w:cs="Times New Roman"/>
        </w:rPr>
        <w:t xml:space="preserve">on probabilities </w:t>
      </w:r>
      <w:r w:rsidR="00925BF8">
        <w:rPr>
          <w:rFonts w:ascii="Times New Roman" w:hAnsi="Times New Roman" w:cs="Times New Roman"/>
        </w:rPr>
        <w:t xml:space="preserve">of movement </w:t>
      </w:r>
      <w:r w:rsidR="00EF4A4D" w:rsidRPr="71B91A00">
        <w:rPr>
          <w:rFonts w:ascii="Times New Roman" w:hAnsi="Times New Roman" w:cs="Times New Roman"/>
        </w:rPr>
        <w:t>through the channels of the island network</w:t>
      </w:r>
      <w:r w:rsidR="009230CB">
        <w:rPr>
          <w:rFonts w:ascii="Times New Roman" w:hAnsi="Times New Roman" w:cs="Times New Roman"/>
        </w:rPr>
        <w:t xml:space="preserve"> </w:t>
      </w:r>
      <w:r w:rsidR="00B00900">
        <w:rPr>
          <w:rFonts w:ascii="Times New Roman" w:hAnsi="Times New Roman" w:cs="Times New Roman"/>
        </w:rPr>
        <w:t xml:space="preserve">and </w:t>
      </w:r>
      <w:r w:rsidR="0019599D" w:rsidRPr="71B91A00">
        <w:rPr>
          <w:rFonts w:ascii="Times New Roman" w:hAnsi="Times New Roman" w:cs="Times New Roman"/>
        </w:rPr>
        <w:t>in particular</w:t>
      </w:r>
      <w:r w:rsidR="00B00900">
        <w:rPr>
          <w:rFonts w:ascii="Times New Roman" w:hAnsi="Times New Roman" w:cs="Times New Roman"/>
        </w:rPr>
        <w:t xml:space="preserve"> to</w:t>
      </w:r>
      <w:r w:rsidR="0019599D" w:rsidRPr="71B91A00">
        <w:rPr>
          <w:rFonts w:ascii="Times New Roman" w:hAnsi="Times New Roman" w:cs="Times New Roman"/>
        </w:rPr>
        <w:t xml:space="preserve"> asse</w:t>
      </w:r>
      <w:r w:rsidR="007D7CED" w:rsidRPr="71B91A00">
        <w:rPr>
          <w:rFonts w:ascii="Times New Roman" w:hAnsi="Times New Roman" w:cs="Times New Roman"/>
        </w:rPr>
        <w:t>s</w:t>
      </w:r>
      <w:r w:rsidR="0019599D" w:rsidRPr="71B91A00">
        <w:rPr>
          <w:rFonts w:ascii="Times New Roman" w:hAnsi="Times New Roman" w:cs="Times New Roman"/>
        </w:rPr>
        <w:t xml:space="preserve">s the proportion of individuals </w:t>
      </w:r>
      <w:r w:rsidR="00362FCD">
        <w:rPr>
          <w:rFonts w:ascii="Times New Roman" w:hAnsi="Times New Roman" w:cs="Times New Roman"/>
        </w:rPr>
        <w:t>pass</w:t>
      </w:r>
      <w:r w:rsidR="0019599D" w:rsidRPr="71B91A00">
        <w:rPr>
          <w:rFonts w:ascii="Times New Roman" w:hAnsi="Times New Roman" w:cs="Times New Roman"/>
        </w:rPr>
        <w:t>ing through a channel where an RST was deployed.</w:t>
      </w:r>
      <w:r w:rsidR="008E2197" w:rsidRPr="71B91A00">
        <w:rPr>
          <w:rFonts w:ascii="Times New Roman" w:hAnsi="Times New Roman" w:cs="Times New Roman"/>
        </w:rPr>
        <w:t xml:space="preserve"> </w:t>
      </w:r>
      <w:r w:rsidR="0069738F" w:rsidRPr="71B91A00">
        <w:rPr>
          <w:rFonts w:ascii="Times New Roman" w:hAnsi="Times New Roman" w:cs="Times New Roman"/>
        </w:rPr>
        <w:t>P</w:t>
      </w:r>
      <w:r w:rsidR="008E2197" w:rsidRPr="71B91A00">
        <w:rPr>
          <w:rFonts w:ascii="Times New Roman" w:hAnsi="Times New Roman" w:cs="Times New Roman"/>
        </w:rPr>
        <w:t>robabilities of detection and travel were estimated with various levels of uncertainty</w:t>
      </w:r>
      <w:r w:rsidR="00430794" w:rsidRPr="71B91A00">
        <w:rPr>
          <w:rFonts w:ascii="Times New Roman" w:hAnsi="Times New Roman" w:cs="Times New Roman"/>
        </w:rPr>
        <w:t xml:space="preserve"> and in most cases the detection</w:t>
      </w:r>
      <w:r w:rsidR="00DE11BB">
        <w:rPr>
          <w:rFonts w:ascii="Times New Roman" w:hAnsi="Times New Roman" w:cs="Times New Roman"/>
        </w:rPr>
        <w:t xml:space="preserve"> probabilities were</w:t>
      </w:r>
      <w:r w:rsidR="00430794" w:rsidRPr="71B91A00">
        <w:rPr>
          <w:rFonts w:ascii="Times New Roman" w:hAnsi="Times New Roman" w:cs="Times New Roman"/>
        </w:rPr>
        <w:t xml:space="preserve"> above 50</w:t>
      </w:r>
      <w:r w:rsidR="001F3A57">
        <w:rPr>
          <w:rFonts w:ascii="Times New Roman" w:hAnsi="Times New Roman" w:cs="Times New Roman"/>
        </w:rPr>
        <w:t>%</w:t>
      </w:r>
      <w:r w:rsidR="00430794" w:rsidRPr="71B91A00">
        <w:rPr>
          <w:rFonts w:ascii="Times New Roman" w:hAnsi="Times New Roman" w:cs="Times New Roman"/>
        </w:rPr>
        <w:t xml:space="preserve">. However, two receivers were found to have </w:t>
      </w:r>
      <w:r w:rsidR="478A10A0" w:rsidRPr="71B91A00">
        <w:rPr>
          <w:rFonts w:ascii="Times New Roman" w:hAnsi="Times New Roman" w:cs="Times New Roman"/>
        </w:rPr>
        <w:t>poor detection</w:t>
      </w:r>
      <w:r w:rsidR="00690CD5" w:rsidRPr="71B91A00">
        <w:rPr>
          <w:rFonts w:ascii="Times New Roman" w:hAnsi="Times New Roman" w:cs="Times New Roman"/>
        </w:rPr>
        <w:t xml:space="preserve"> rate</w:t>
      </w:r>
      <w:r w:rsidR="65B381A3" w:rsidRPr="71B91A00">
        <w:rPr>
          <w:rFonts w:ascii="Times New Roman" w:hAnsi="Times New Roman" w:cs="Times New Roman"/>
        </w:rPr>
        <w:t>s</w:t>
      </w:r>
      <w:r w:rsidR="00690CD5" w:rsidRPr="71B91A00">
        <w:rPr>
          <w:rFonts w:ascii="Times New Roman" w:hAnsi="Times New Roman" w:cs="Times New Roman"/>
        </w:rPr>
        <w:t xml:space="preserve"> (i.e., R1a and R2a). </w:t>
      </w:r>
    </w:p>
    <w:p w14:paraId="626A8430" w14:textId="1F8FDB41" w:rsidR="006A05A0" w:rsidRDefault="00751DCA" w:rsidP="00EF4A4D">
      <w:pPr>
        <w:spacing w:line="480" w:lineRule="auto"/>
        <w:rPr>
          <w:rFonts w:ascii="Times New Roman" w:eastAsia="Times New Roman" w:hAnsi="Times New Roman" w:cs="Times New Roman"/>
        </w:rPr>
      </w:pPr>
      <w:r>
        <w:rPr>
          <w:rFonts w:ascii="Times New Roman" w:hAnsi="Times New Roman" w:cs="Times New Roman"/>
        </w:rPr>
        <w:t xml:space="preserve">The </w:t>
      </w:r>
      <w:r w:rsidR="00413312">
        <w:rPr>
          <w:rFonts w:ascii="Times New Roman" w:hAnsi="Times New Roman" w:cs="Times New Roman"/>
        </w:rPr>
        <w:t>poor detection rate</w:t>
      </w:r>
      <w:r w:rsidR="009230F8">
        <w:rPr>
          <w:rFonts w:ascii="Times New Roman" w:hAnsi="Times New Roman" w:cs="Times New Roman"/>
        </w:rPr>
        <w:t>s</w:t>
      </w:r>
      <w:r w:rsidR="00413312">
        <w:rPr>
          <w:rFonts w:ascii="Times New Roman" w:hAnsi="Times New Roman" w:cs="Times New Roman"/>
        </w:rPr>
        <w:t xml:space="preserve"> in the island network can be explained by </w:t>
      </w:r>
      <w:r>
        <w:rPr>
          <w:rFonts w:ascii="Times New Roman" w:hAnsi="Times New Roman" w:cs="Times New Roman"/>
        </w:rPr>
        <w:t xml:space="preserve">a number of </w:t>
      </w:r>
      <w:r w:rsidR="0069738F">
        <w:rPr>
          <w:rFonts w:ascii="Times New Roman" w:hAnsi="Times New Roman" w:cs="Times New Roman"/>
        </w:rPr>
        <w:t>environment</w:t>
      </w:r>
      <w:r w:rsidR="006A05A0">
        <w:rPr>
          <w:rFonts w:ascii="Times New Roman" w:hAnsi="Times New Roman" w:cs="Times New Roman"/>
        </w:rPr>
        <w:t xml:space="preserve"> and logistic</w:t>
      </w:r>
      <w:r w:rsidR="0069738F">
        <w:rPr>
          <w:rFonts w:ascii="Times New Roman" w:hAnsi="Times New Roman" w:cs="Times New Roman"/>
        </w:rPr>
        <w:t xml:space="preserve"> </w:t>
      </w:r>
      <w:commentRangeStart w:id="8"/>
      <w:r>
        <w:rPr>
          <w:rFonts w:ascii="Times New Roman" w:hAnsi="Times New Roman" w:cs="Times New Roman"/>
        </w:rPr>
        <w:t>factors</w:t>
      </w:r>
      <w:commentRangeEnd w:id="8"/>
      <w:r w:rsidR="006A05A0">
        <w:rPr>
          <w:rStyle w:val="CommentReference"/>
        </w:rPr>
        <w:commentReference w:id="8"/>
      </w:r>
      <w:r w:rsidR="0069738F">
        <w:rPr>
          <w:rFonts w:ascii="Times New Roman" w:hAnsi="Times New Roman" w:cs="Times New Roman"/>
        </w:rPr>
        <w:t xml:space="preserve"> associated to the fact that </w:t>
      </w:r>
      <w:r w:rsidR="0069738F">
        <w:rPr>
          <w:rFonts w:ascii="Times New Roman" w:eastAsia="Times New Roman" w:hAnsi="Times New Roman" w:cs="Times New Roman"/>
        </w:rPr>
        <w:t>t</w:t>
      </w:r>
      <w:r w:rsidR="0069738F" w:rsidRPr="53875B5F">
        <w:rPr>
          <w:rFonts w:ascii="Times New Roman" w:eastAsia="Times New Roman" w:hAnsi="Times New Roman" w:cs="Times New Roman"/>
        </w:rPr>
        <w:t>he Restigouche River</w:t>
      </w:r>
      <w:r w:rsidR="0069738F">
        <w:rPr>
          <w:rFonts w:ascii="Times New Roman" w:eastAsia="Times New Roman" w:hAnsi="Times New Roman" w:cs="Times New Roman"/>
        </w:rPr>
        <w:t xml:space="preserve"> is </w:t>
      </w:r>
      <w:r w:rsidR="0069738F" w:rsidRPr="53875B5F">
        <w:rPr>
          <w:rFonts w:ascii="Times New Roman" w:eastAsia="Times New Roman" w:hAnsi="Times New Roman" w:cs="Times New Roman"/>
        </w:rPr>
        <w:t>characterized as a highly dynamic gravel-bed river</w:t>
      </w:r>
      <w:r w:rsidR="0069738F">
        <w:rPr>
          <w:rFonts w:ascii="Times New Roman" w:eastAsia="Times New Roman" w:hAnsi="Times New Roman" w:cs="Times New Roman"/>
        </w:rPr>
        <w:t xml:space="preserve"> which </w:t>
      </w:r>
      <w:r w:rsidR="006A05A0">
        <w:rPr>
          <w:rFonts w:ascii="Times New Roman" w:eastAsia="Times New Roman" w:hAnsi="Times New Roman" w:cs="Times New Roman"/>
        </w:rPr>
        <w:t>is a challenging environment to use acoustic receivers</w:t>
      </w:r>
      <w:r w:rsidR="0069738F">
        <w:rPr>
          <w:rFonts w:ascii="Times New Roman" w:eastAsia="Times New Roman" w:hAnsi="Times New Roman" w:cs="Times New Roman"/>
        </w:rPr>
        <w:t>. This is exacerbated in the island network where the variability in the riverbed topography</w:t>
      </w:r>
      <w:r w:rsidR="00D53076">
        <w:rPr>
          <w:rFonts w:ascii="Times New Roman" w:eastAsia="Times New Roman" w:hAnsi="Times New Roman" w:cs="Times New Roman"/>
        </w:rPr>
        <w:t xml:space="preserve"> and hardness</w:t>
      </w:r>
      <w:r w:rsidR="0069738F">
        <w:rPr>
          <w:rFonts w:ascii="Times New Roman" w:eastAsia="Times New Roman" w:hAnsi="Times New Roman" w:cs="Times New Roman"/>
        </w:rPr>
        <w:t xml:space="preserve"> </w:t>
      </w:r>
      <w:r w:rsidR="0069738F" w:rsidRPr="53875B5F">
        <w:rPr>
          <w:rFonts w:ascii="Times New Roman" w:eastAsia="Times New Roman" w:hAnsi="Times New Roman" w:cs="Times New Roman"/>
        </w:rPr>
        <w:t>can create acoustic shadows</w:t>
      </w:r>
      <w:r w:rsidR="00D53076">
        <w:rPr>
          <w:rFonts w:ascii="Times New Roman" w:eastAsia="Times New Roman" w:hAnsi="Times New Roman" w:cs="Times New Roman"/>
        </w:rPr>
        <w:t>, echoes</w:t>
      </w:r>
      <w:r w:rsidR="0069738F" w:rsidRPr="53875B5F">
        <w:rPr>
          <w:rFonts w:ascii="Times New Roman" w:eastAsia="Times New Roman" w:hAnsi="Times New Roman" w:cs="Times New Roman"/>
        </w:rPr>
        <w:t xml:space="preserve"> and obstacles that impede the transmission of acoustic signals</w:t>
      </w:r>
      <w:r w:rsidR="0069738F">
        <w:rPr>
          <w:rFonts w:ascii="Times New Roman" w:eastAsia="Times New Roman" w:hAnsi="Times New Roman" w:cs="Times New Roman"/>
        </w:rPr>
        <w:t xml:space="preserve"> </w:t>
      </w:r>
      <w:r w:rsidR="00D53076">
        <w:rPr>
          <w:rFonts w:ascii="Times New Roman" w:eastAsia="Times New Roman" w:hAnsi="Times New Roman" w:cs="Times New Roman"/>
        </w:rPr>
        <w:fldChar w:fldCharType="begin"/>
      </w:r>
      <w:r w:rsidR="00D53076">
        <w:rPr>
          <w:rFonts w:ascii="Times New Roman" w:eastAsia="Times New Roman" w:hAnsi="Times New Roman" w:cs="Times New Roman"/>
        </w:rPr>
        <w:instrText xml:space="preserve"> ADDIN ZOTERO_ITEM CSL_CITATION {"citationID":"ip1rw0QG","properties":{"formattedCitation":"(Enzenhofer and Cronkite 2000; Kessel et al. 2015; Lennox et al. 2023)","plainCitation":"(Enzenhofer and Cronkite 2000; Kessel et al. 2015; Lennox et al. 2023)","noteIndex":0},"citationItems":[{"id":3271,"uris":["http://zotero.org/users/3593556/items/ALNL4WE6"],"itemData":{"id":3271,"type":"report","collection-title":"Canadian Technical Report of Fisheries and Aquatic Sciences","language":"en","number":"2312","source":"Zotero","title":"Fixed Location Hydroacoustic Estimation of Fish Migration in the Riverine Environment: An Operational Manual","author":[{"family":"Enzenhofer","given":"Hermann J."},{"family":"Cronkite","given":"George"}],"issued":{"date-parts":[["2000"]]}}},{"id":3274,"uris":["http://zotero.org/users/3593556/items/PCJASDXL"],"itemData":{"id":3274,"type":"article-journal","abstract":"When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Thomas"}],"issued":{"date-parts":[["2015",3,28]]}}},{"id":3267,"uris":["http://zotero.org/users/3593556/items/DFAEHSMS"],"itemData":{"id":3267,"type":"article-journal","abstract":"Geolocating aquatic animals with acoustic tags has been ongoing for decades, relying on the detection of acoustic signals at multiple receivers with known positions to calculate a 2D or 3D position, and ultimately recreate the path of an aquatic animal from detections at fixed stations. This method of underwater geolocation is evolving with new software and hardware options available to help investigators design studies and calculate positions using solvers based predominantly on time-difference-of-arrival and time-of-arrival. We provide an overview of the considerations necessary to implement positioning in aquatic acoustic telemetry studies, including how to design arrays of receivers, test performance, synchronize receiver clocks and calculate positions from the detection data. We additionally present some common positioning algorithms, including both the free open-source solvers and the ‘black-box’ methods provided by some manufacturers for calculating positions. This paper is the first to provide a comprehensive overview of methods and considerations for designing and implementing better positioning studies that will support users, and encourage further knowledge advances in aquatic systems.","container-title":"Methods in Ecology and Evolution","DOI":"10.1111/2041-210X.14191","ISSN":"2041-210X","issue":"10","language":"en","license":"© 2023 The Authors. Methods in Ecology and Evolution published by John Wiley &amp; Sons Ltd on behalf of British Ecological Society.","note":"_eprint: https://onlinelibrary.wiley.com/doi/pdf/10.1111/2041-210X.14191","page":"2514-2530","source":"Wiley Online Library","title":"Positioning aquatic animals with acoustic transmitters","volume":"14","author":[{"family":"Lennox","given":"Robert J."},{"family":"Aarestrup","given":"Kim"},{"family":"Alós","given":"Josep"},{"family":"Arlinghaus","given":"Robert"},{"family":"Aspillaga","given":"Eneko"},{"family":"Bertram","given":"Michael G."},{"family":"Birnie-Gauvin","given":"Kim"},{"family":"Brodin","given":"Tomas"},{"family":"Cooke","given":"Steven J."},{"family":"Dahlmo","given":"Lotte S."},{"family":"Dhellemmes","given":"Félicie"},{"family":"Gjelland","given":"Karl Ø."},{"family":"Hellström","given":"Gustav"},{"family":"Hershey","given":"Henry"},{"family":"Holbrook","given":"Christopher"},{"family":"Klefoth","given":"Thomas"},{"family":"Lowerre-Barbieri","given":"Susan"},{"family":"Monk","given":"Christopher T."},{"family":"Nilsen","given":"Cecilie Iden"},{"family":"Pauwels","given":"Ine"},{"family":"Pickholtz","given":"Renanel"},{"family":"Prchalová","given":"Marie"},{"family":"Reubens","given":"Jan"},{"family":"Říha","given":"Milan"},{"family":"Villegas-Ríos","given":"David"},{"family":"Vollset","given":"Knut Wiik"},{"family":"Westrelin","given":"Samuel"},{"family":"Baktoft","given":"Henrik"}],"issued":{"date-parts":[["2023"]]}}}],"schema":"https://github.com/citation-style-language/schema/raw/master/csl-citation.json"} </w:instrText>
      </w:r>
      <w:r w:rsidR="00D53076">
        <w:rPr>
          <w:rFonts w:ascii="Times New Roman" w:eastAsia="Times New Roman" w:hAnsi="Times New Roman" w:cs="Times New Roman"/>
        </w:rPr>
        <w:fldChar w:fldCharType="separate"/>
      </w:r>
      <w:r w:rsidR="00D53076" w:rsidRPr="00D53076">
        <w:rPr>
          <w:rFonts w:ascii="Times New Roman" w:hAnsi="Times New Roman" w:cs="Times New Roman"/>
        </w:rPr>
        <w:t>(Enzenhofer and Cronkite 2000; Kessel et al. 2015; Lennox et al. 2023)</w:t>
      </w:r>
      <w:r w:rsidR="00D53076">
        <w:rPr>
          <w:rFonts w:ascii="Times New Roman" w:eastAsia="Times New Roman" w:hAnsi="Times New Roman" w:cs="Times New Roman"/>
        </w:rPr>
        <w:fldChar w:fldCharType="end"/>
      </w:r>
      <w:r w:rsidR="006A05A0">
        <w:rPr>
          <w:rFonts w:ascii="Times New Roman" w:eastAsia="Times New Roman" w:hAnsi="Times New Roman" w:cs="Times New Roman"/>
        </w:rPr>
        <w:t xml:space="preserve">. The island network is located between the confluence </w:t>
      </w:r>
      <w:r w:rsidR="001720B5">
        <w:rPr>
          <w:rFonts w:ascii="Times New Roman" w:eastAsia="Times New Roman" w:hAnsi="Times New Roman" w:cs="Times New Roman"/>
        </w:rPr>
        <w:t xml:space="preserve">of the </w:t>
      </w:r>
      <w:r w:rsidR="00CA6C2D">
        <w:rPr>
          <w:rFonts w:ascii="Times New Roman" w:eastAsia="Times New Roman" w:hAnsi="Times New Roman" w:cs="Times New Roman"/>
        </w:rPr>
        <w:lastRenderedPageBreak/>
        <w:t>Matapedia River</w:t>
      </w:r>
      <w:r w:rsidR="001720B5">
        <w:rPr>
          <w:rFonts w:ascii="Times New Roman" w:eastAsia="Times New Roman" w:hAnsi="Times New Roman" w:cs="Times New Roman"/>
        </w:rPr>
        <w:t xml:space="preserve"> with </w:t>
      </w:r>
      <w:r w:rsidR="006A05A0">
        <w:rPr>
          <w:rFonts w:ascii="Times New Roman" w:eastAsia="Times New Roman" w:hAnsi="Times New Roman" w:cs="Times New Roman"/>
        </w:rPr>
        <w:t>the Restigouche River and near the head of tide which</w:t>
      </w:r>
      <w:r w:rsidR="00D31731">
        <w:rPr>
          <w:rFonts w:ascii="Times New Roman" w:eastAsia="Times New Roman" w:hAnsi="Times New Roman" w:cs="Times New Roman"/>
        </w:rPr>
        <w:t xml:space="preserve"> results</w:t>
      </w:r>
      <w:r w:rsidR="00C476C1">
        <w:rPr>
          <w:rFonts w:ascii="Times New Roman" w:eastAsia="Times New Roman" w:hAnsi="Times New Roman" w:cs="Times New Roman"/>
        </w:rPr>
        <w:t xml:space="preserve"> in daily</w:t>
      </w:r>
      <w:r w:rsidR="006A05A0">
        <w:rPr>
          <w:rFonts w:ascii="Times New Roman" w:eastAsia="Times New Roman" w:hAnsi="Times New Roman" w:cs="Times New Roman"/>
        </w:rPr>
        <w:t xml:space="preserve"> f</w:t>
      </w:r>
      <w:r w:rsidR="006A05A0" w:rsidRPr="53875B5F">
        <w:rPr>
          <w:rFonts w:ascii="Times New Roman" w:eastAsia="Times New Roman" w:hAnsi="Times New Roman" w:cs="Times New Roman"/>
        </w:rPr>
        <w:t xml:space="preserve">luctuations in water flow, turbulence, and sediment transport dynamics </w:t>
      </w:r>
      <w:r w:rsidR="006A05A0">
        <w:rPr>
          <w:rFonts w:ascii="Times New Roman" w:eastAsia="Times New Roman" w:hAnsi="Times New Roman" w:cs="Times New Roman"/>
        </w:rPr>
        <w:t xml:space="preserve">affecting </w:t>
      </w:r>
      <w:r w:rsidR="006A05A0" w:rsidRPr="53875B5F">
        <w:rPr>
          <w:rFonts w:ascii="Times New Roman" w:eastAsia="Times New Roman" w:hAnsi="Times New Roman" w:cs="Times New Roman"/>
        </w:rPr>
        <w:t>the propagation of acoustic signa</w:t>
      </w:r>
      <w:r w:rsidR="006A05A0">
        <w:rPr>
          <w:rFonts w:ascii="Times New Roman" w:eastAsia="Times New Roman" w:hAnsi="Times New Roman" w:cs="Times New Roman"/>
        </w:rPr>
        <w:t>ls in the area</w:t>
      </w:r>
      <w:r w:rsidR="0015579F">
        <w:rPr>
          <w:rFonts w:ascii="Times New Roman" w:eastAsia="Times New Roman" w:hAnsi="Times New Roman" w:cs="Times New Roman"/>
        </w:rPr>
        <w:t xml:space="preserve"> </w:t>
      </w:r>
      <w:r w:rsidR="00EC056D">
        <w:rPr>
          <w:rFonts w:ascii="Times New Roman" w:eastAsia="Times New Roman" w:hAnsi="Times New Roman" w:cs="Times New Roman"/>
        </w:rPr>
        <w:fldChar w:fldCharType="begin"/>
      </w:r>
      <w:r w:rsidR="00EC056D">
        <w:rPr>
          <w:rFonts w:ascii="Times New Roman" w:eastAsia="Times New Roman" w:hAnsi="Times New Roman" w:cs="Times New Roman"/>
        </w:rPr>
        <w:instrText xml:space="preserve"> ADDIN ZOTERO_ITEM CSL_CITATION {"citationID":"U3nNTubp","properties":{"formattedCitation":"(Kessel et al. 2015; Frechette et al. 2018)","plainCitation":"(Kessel et al. 2015; Frechette et al. 2018)","noteIndex":0},"citationItems":[{"id":3274,"uris":["http://zotero.org/users/3593556/items/PCJASDXL"],"itemData":{"id":3274,"type":"article-journal","abstract":"When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Thomas"}],"issued":{"date-parts":[["2015",3,28]]}}},{"id":3272,"uris":["http://zotero.org/users/3593556/items/8XZLMYGZ"],"itemData":{"id":3272,"type":"article-journal","abstract":"Adult Atlantic salmon (Salmo salar) return to natal rivers several months before spawning and during summer can be subjected to temperatures that exceed their upper temperature tolerance limits. Salmon use thermal refuges to minimize exposure to high temperatures, but little information exists regarding behavioral thermoregulation by adult Atlantic salmon. We examined behavioral thermoregulation by Atlantic salmon during summer in-river residence in a Quebec river with a novel combination of thermal infrared remote sensing, river temperature monitoring, and acoustic telemetry. Adults engaged in behavioural thermoregulation at cooler ambient river temperatures (17–19 °C) than previously recorded for this species and maintained body temperature within a narrow range (16–20 °C) via use of cool and warm refuges. Adults used large, stable, stratified pools as refuges, allowing multiple individuals to thermoregulate simultaneously without leaving the pool. Low river discharge and high temperatures can be physical barriers to salmon migration, preventing them from accessing suitable refuges (e.g., pools). Identifying and maintaining connectivity to thermal refuges may be critical for persistence of Atlantic salmon populations as climate changes and rivers warm.","container-title":"Canadian Journal of Fisheries and Aquatic Sciences","DOI":"10.1139/cjfas-2017-0422","ISSN":"0706-652X","issue":"11","journalAbbreviation":"Can. J. Fish. Aquat. Sci.","note":"publisher: NRC Research Press","page":"1999-2010","source":"cdnsciencepub.com (Atypon)","title":"Understanding summertime thermal refuge use by adult Atlantic salmon using remote sensing, river temperature monitoring, and acoustic telemetry","volume":"75","author":[{"family":"Frechette","given":"Danielle M."},{"family":"Dugdale","given":"Stephen J."},{"family":"Dodson","given":"Julian J."},{"family":"Bergeron","given":"Normand E."}],"issued":{"date-parts":[["2018",11]]}}}],"schema":"https://github.com/citation-style-language/schema/raw/master/csl-citation.json"} </w:instrText>
      </w:r>
      <w:r w:rsidR="00EC056D">
        <w:rPr>
          <w:rFonts w:ascii="Times New Roman" w:eastAsia="Times New Roman" w:hAnsi="Times New Roman" w:cs="Times New Roman"/>
        </w:rPr>
        <w:fldChar w:fldCharType="separate"/>
      </w:r>
      <w:r w:rsidR="00EC056D" w:rsidRPr="00EC056D">
        <w:rPr>
          <w:rFonts w:ascii="Times New Roman" w:hAnsi="Times New Roman" w:cs="Times New Roman"/>
        </w:rPr>
        <w:t>(Kessel et al. 2015; Frechette et al. 2018)</w:t>
      </w:r>
      <w:r w:rsidR="00EC056D">
        <w:rPr>
          <w:rFonts w:ascii="Times New Roman" w:eastAsia="Times New Roman" w:hAnsi="Times New Roman" w:cs="Times New Roman"/>
        </w:rPr>
        <w:fldChar w:fldCharType="end"/>
      </w:r>
      <w:r w:rsidR="006A05A0">
        <w:rPr>
          <w:rFonts w:ascii="Times New Roman" w:eastAsia="Times New Roman" w:hAnsi="Times New Roman" w:cs="Times New Roman"/>
        </w:rPr>
        <w:t xml:space="preserve">. </w:t>
      </w:r>
      <w:r w:rsidR="0015579F">
        <w:rPr>
          <w:rFonts w:ascii="Times New Roman" w:eastAsia="Times New Roman" w:hAnsi="Times New Roman" w:cs="Times New Roman"/>
        </w:rPr>
        <w:t>In this context, receiver deployment</w:t>
      </w:r>
      <w:r w:rsidR="00CD008F">
        <w:rPr>
          <w:rFonts w:ascii="Times New Roman" w:eastAsia="Times New Roman" w:hAnsi="Times New Roman" w:cs="Times New Roman"/>
        </w:rPr>
        <w:t xml:space="preserve"> sites</w:t>
      </w:r>
      <w:r w:rsidR="0015579F">
        <w:rPr>
          <w:rFonts w:ascii="Times New Roman" w:eastAsia="Times New Roman" w:hAnsi="Times New Roman" w:cs="Times New Roman"/>
        </w:rPr>
        <w:t xml:space="preserve"> </w:t>
      </w:r>
      <w:r w:rsidR="00034C00">
        <w:rPr>
          <w:rFonts w:ascii="Times New Roman" w:eastAsia="Times New Roman" w:hAnsi="Times New Roman" w:cs="Times New Roman"/>
        </w:rPr>
        <w:t xml:space="preserve">and array geometry </w:t>
      </w:r>
      <w:r w:rsidR="0015579F">
        <w:rPr>
          <w:rFonts w:ascii="Times New Roman" w:eastAsia="Times New Roman" w:hAnsi="Times New Roman" w:cs="Times New Roman"/>
        </w:rPr>
        <w:t xml:space="preserve">can be </w:t>
      </w:r>
      <w:r w:rsidR="00CD008F">
        <w:rPr>
          <w:rFonts w:ascii="Times New Roman" w:eastAsia="Times New Roman" w:hAnsi="Times New Roman" w:cs="Times New Roman"/>
        </w:rPr>
        <w:t>suboptimal</w:t>
      </w:r>
      <w:r w:rsidR="00666C8D">
        <w:rPr>
          <w:rFonts w:ascii="Times New Roman" w:eastAsia="Times New Roman" w:hAnsi="Times New Roman" w:cs="Times New Roman"/>
        </w:rPr>
        <w:t xml:space="preserve">, </w:t>
      </w:r>
      <w:r w:rsidR="00666C8D" w:rsidRPr="53875B5F">
        <w:rPr>
          <w:rFonts w:ascii="Times New Roman" w:eastAsia="Times New Roman" w:hAnsi="Times New Roman" w:cs="Times New Roman"/>
        </w:rPr>
        <w:t>leading to reduced detection efficiency and coverage</w:t>
      </w:r>
      <w:r w:rsidR="00666C8D">
        <w:rPr>
          <w:rFonts w:ascii="Times New Roman" w:eastAsia="Times New Roman" w:hAnsi="Times New Roman" w:cs="Times New Roman"/>
        </w:rPr>
        <w:t>.</w:t>
      </w:r>
      <w:r w:rsidR="00CD008F">
        <w:rPr>
          <w:rFonts w:ascii="Times New Roman" w:eastAsia="Times New Roman" w:hAnsi="Times New Roman" w:cs="Times New Roman"/>
        </w:rPr>
        <w:t xml:space="preserve"> </w:t>
      </w:r>
      <w:r w:rsidR="00666C8D">
        <w:rPr>
          <w:rFonts w:ascii="Times New Roman" w:eastAsia="Times New Roman" w:hAnsi="Times New Roman" w:cs="Times New Roman"/>
        </w:rPr>
        <w:t>Finally, e</w:t>
      </w:r>
      <w:r w:rsidR="00666C8D" w:rsidRPr="00666C8D">
        <w:rPr>
          <w:rFonts w:ascii="Times New Roman" w:eastAsia="Times New Roman" w:hAnsi="Times New Roman" w:cs="Times New Roman"/>
        </w:rPr>
        <w:t>nvironmental noise, such as hydrodynamic noise from turbulent flow or anthropogenic activities</w:t>
      </w:r>
      <w:r w:rsidR="00540D05">
        <w:rPr>
          <w:rFonts w:ascii="Times New Roman" w:eastAsia="Times New Roman" w:hAnsi="Times New Roman" w:cs="Times New Roman"/>
        </w:rPr>
        <w:t xml:space="preserve"> (e.g., boat</w:t>
      </w:r>
      <w:r w:rsidR="00AC5004">
        <w:rPr>
          <w:rFonts w:ascii="Times New Roman" w:eastAsia="Times New Roman" w:hAnsi="Times New Roman" w:cs="Times New Roman"/>
        </w:rPr>
        <w:t xml:space="preserve"> traffic</w:t>
      </w:r>
      <w:r w:rsidR="00540D05">
        <w:rPr>
          <w:rFonts w:ascii="Times New Roman" w:eastAsia="Times New Roman" w:hAnsi="Times New Roman" w:cs="Times New Roman"/>
        </w:rPr>
        <w:t>)</w:t>
      </w:r>
      <w:r w:rsidR="00666C8D" w:rsidRPr="00666C8D">
        <w:rPr>
          <w:rFonts w:ascii="Times New Roman" w:eastAsia="Times New Roman" w:hAnsi="Times New Roman" w:cs="Times New Roman"/>
        </w:rPr>
        <w:t>, can interfere with acoustic signals</w:t>
      </w:r>
      <w:r w:rsidR="00595EF2">
        <w:rPr>
          <w:rFonts w:ascii="Times New Roman" w:eastAsia="Times New Roman" w:hAnsi="Times New Roman" w:cs="Times New Roman"/>
        </w:rPr>
        <w:t xml:space="preserve"> </w:t>
      </w:r>
      <w:r w:rsidR="00666C8D" w:rsidRPr="00666C8D">
        <w:rPr>
          <w:rFonts w:ascii="Times New Roman" w:eastAsia="Times New Roman" w:hAnsi="Times New Roman" w:cs="Times New Roman"/>
        </w:rPr>
        <w:t>and diminish receiver sensitivity</w:t>
      </w:r>
      <w:r w:rsidR="009C5DD6">
        <w:rPr>
          <w:rFonts w:ascii="Times New Roman" w:eastAsia="Times New Roman" w:hAnsi="Times New Roman" w:cs="Times New Roman"/>
        </w:rPr>
        <w:t xml:space="preserve"> </w:t>
      </w:r>
      <w:r w:rsidR="009C5DD6">
        <w:rPr>
          <w:rFonts w:ascii="Times New Roman" w:eastAsia="Times New Roman" w:hAnsi="Times New Roman" w:cs="Times New Roman"/>
        </w:rPr>
        <w:fldChar w:fldCharType="begin"/>
      </w:r>
      <w:r w:rsidR="009C5DD6">
        <w:rPr>
          <w:rFonts w:ascii="Times New Roman" w:eastAsia="Times New Roman" w:hAnsi="Times New Roman" w:cs="Times New Roman"/>
        </w:rPr>
        <w:instrText xml:space="preserve"> ADDIN ZOTERO_ITEM CSL_CITATION {"citationID":"aqweEAFJ","properties":{"formattedCitation":"(Kessel et al. 2015)","plainCitation":"(Kessel et al. 2015)","noteIndex":0},"citationItems":[{"id":3274,"uris":["http://zotero.org/users/3593556/items/PCJASDXL"],"itemData":{"id":3274,"type":"article-journal","abstract":"When employing acoustic telemetry to study aquatic species, understanding the functional dynamics of the monitoring system is essential for effective study design, data interpretation, and analysis. Typically, researchers are concerned with maximum effective detection range and consequently tend to employ the largest most powerful tags the study species can carry without considerable energetic burden. In ideal acoustic conditions of low ambient noise environments, low attenuation, and reflective structure, higher powered tags can be detected at larger distances from the receiver, but they can also be subject to the phenomenon ‘Close Proximity Detection Interference’ (CPDI). This occurs when reflective barriers, such as a calm water surface and/or hard substrate, result in strong transmission echoes that interfere with the transmission sequence. As a result, transmissions in close proximity to the receiver are not effectively decoded and logged.","container-title":"Animal Biotelemetry","DOI":"10.1186/s40317-015-0023-1","ISSN":"2050-3385","issue":"1","journalAbbreviation":"Animal Biotelemetry","page":"5","source":"BioMed Central","title":"Close proximity detection interference with acoustic telemetry: the importance of considering tag power output in low ambient noise environments","title-short":"Close proximity detection interference with acoustic telemetry","volume":"3","author":[{"family":"Kessel","given":"Steven Thomas"},{"family":"Hussey","given":"Nigel Edward"},{"family":"Webber","given":"Dale Mitchell"},{"family":"Gruber","given":"Samuel Harvey"},{"family":"Young","given":"Joy Michelle"},{"family":"Smale","given":"Malcolm John"},{"family":"Fisk","given":"Aaron Thomas"}],"issued":{"date-parts":[["2015",3,28]]}}}],"schema":"https://github.com/citation-style-language/schema/raw/master/csl-citation.json"} </w:instrText>
      </w:r>
      <w:r w:rsidR="009C5DD6">
        <w:rPr>
          <w:rFonts w:ascii="Times New Roman" w:eastAsia="Times New Roman" w:hAnsi="Times New Roman" w:cs="Times New Roman"/>
        </w:rPr>
        <w:fldChar w:fldCharType="separate"/>
      </w:r>
      <w:r w:rsidR="009C5DD6" w:rsidRPr="009C5DD6">
        <w:rPr>
          <w:rFonts w:ascii="Times New Roman" w:hAnsi="Times New Roman" w:cs="Times New Roman"/>
        </w:rPr>
        <w:t>(Kessel et al. 2015)</w:t>
      </w:r>
      <w:r w:rsidR="009C5DD6">
        <w:rPr>
          <w:rFonts w:ascii="Times New Roman" w:eastAsia="Times New Roman" w:hAnsi="Times New Roman" w:cs="Times New Roman"/>
        </w:rPr>
        <w:fldChar w:fldCharType="end"/>
      </w:r>
      <w:r w:rsidR="00666C8D" w:rsidRPr="00666C8D">
        <w:rPr>
          <w:rFonts w:ascii="Times New Roman" w:eastAsia="Times New Roman" w:hAnsi="Times New Roman" w:cs="Times New Roman"/>
        </w:rPr>
        <w:t>.</w:t>
      </w:r>
    </w:p>
    <w:p w14:paraId="32E0F737" w14:textId="78AD33AD" w:rsidR="00AE5675" w:rsidRDefault="30590299" w:rsidP="00AE5675">
      <w:pPr>
        <w:spacing w:line="480" w:lineRule="auto"/>
        <w:rPr>
          <w:rFonts w:ascii="Times New Roman" w:hAnsi="Times New Roman" w:cs="Times New Roman"/>
        </w:rPr>
      </w:pPr>
      <w:r w:rsidRPr="7237CBF1">
        <w:rPr>
          <w:rFonts w:ascii="Times New Roman" w:hAnsi="Times New Roman" w:cs="Times New Roman"/>
        </w:rPr>
        <w:t>Despite sub-optimal</w:t>
      </w:r>
      <w:r w:rsidR="00DE762A">
        <w:rPr>
          <w:rFonts w:ascii="Times New Roman" w:hAnsi="Times New Roman" w:cs="Times New Roman"/>
        </w:rPr>
        <w:t xml:space="preserve"> receiver locations and</w:t>
      </w:r>
      <w:r w:rsidRPr="7237CBF1">
        <w:rPr>
          <w:rFonts w:ascii="Times New Roman" w:hAnsi="Times New Roman" w:cs="Times New Roman"/>
        </w:rPr>
        <w:t xml:space="preserve"> detection rates, our study was able to identify that a non-negligible</w:t>
      </w:r>
      <w:r w:rsidR="00A220F3">
        <w:rPr>
          <w:rFonts w:ascii="Times New Roman" w:hAnsi="Times New Roman" w:cs="Times New Roman"/>
        </w:rPr>
        <w:t xml:space="preserve"> proportion</w:t>
      </w:r>
      <w:r w:rsidR="00D36713">
        <w:rPr>
          <w:rFonts w:ascii="Times New Roman" w:hAnsi="Times New Roman" w:cs="Times New Roman"/>
        </w:rPr>
        <w:t xml:space="preserve"> </w:t>
      </w:r>
      <w:r w:rsidRPr="7237CBF1">
        <w:rPr>
          <w:rFonts w:ascii="Times New Roman" w:hAnsi="Times New Roman" w:cs="Times New Roman"/>
        </w:rPr>
        <w:t>of</w:t>
      </w:r>
      <w:r w:rsidR="00D36713">
        <w:rPr>
          <w:rFonts w:ascii="Times New Roman" w:hAnsi="Times New Roman" w:cs="Times New Roman"/>
        </w:rPr>
        <w:t xml:space="preserve"> tagged</w:t>
      </w:r>
      <w:r w:rsidRPr="7237CBF1">
        <w:rPr>
          <w:rFonts w:ascii="Times New Roman" w:hAnsi="Times New Roman" w:cs="Times New Roman"/>
        </w:rPr>
        <w:t xml:space="preserve"> smolts </w:t>
      </w:r>
      <w:r w:rsidR="002D1B36">
        <w:rPr>
          <w:rFonts w:ascii="Times New Roman" w:hAnsi="Times New Roman" w:cs="Times New Roman"/>
        </w:rPr>
        <w:t>was</w:t>
      </w:r>
      <w:r w:rsidR="45040176" w:rsidRPr="7237CBF1">
        <w:rPr>
          <w:rFonts w:ascii="Times New Roman" w:hAnsi="Times New Roman" w:cs="Times New Roman"/>
        </w:rPr>
        <w:t xml:space="preserve"> </w:t>
      </w:r>
      <w:r w:rsidRPr="7237CBF1">
        <w:rPr>
          <w:rFonts w:ascii="Times New Roman" w:hAnsi="Times New Roman" w:cs="Times New Roman"/>
        </w:rPr>
        <w:t xml:space="preserve">not going through a channel where an RST </w:t>
      </w:r>
      <w:r w:rsidR="009C5DD6">
        <w:rPr>
          <w:rFonts w:ascii="Times New Roman" w:hAnsi="Times New Roman" w:cs="Times New Roman"/>
        </w:rPr>
        <w:t>was</w:t>
      </w:r>
      <w:r w:rsidRPr="7237CBF1">
        <w:rPr>
          <w:rFonts w:ascii="Times New Roman" w:hAnsi="Times New Roman" w:cs="Times New Roman"/>
        </w:rPr>
        <w:t xml:space="preserve"> installed. Based solely on raw detections, at least 15 percent of the fish in this study avoided a channel with a trap. When accounting for fish with uncertain channel status, the maximum proportion of fish avoiding a channel with an RST could be higher than 60 percent. These results as well as the observed</w:t>
      </w:r>
      <w:r w:rsidR="00C2338A">
        <w:rPr>
          <w:rFonts w:ascii="Times New Roman" w:hAnsi="Times New Roman" w:cs="Times New Roman"/>
        </w:rPr>
        <w:t xml:space="preserve"> migration pausing</w:t>
      </w:r>
      <w:r w:rsidRPr="7237CBF1">
        <w:rPr>
          <w:rFonts w:ascii="Times New Roman" w:hAnsi="Times New Roman" w:cs="Times New Roman"/>
        </w:rPr>
        <w:t xml:space="preserve"> behavior of a number of smolts support our hypotheses that a non-negligible proportion of smolts may avoid channels where an RST is installed </w:t>
      </w:r>
      <w:r w:rsidR="000075F6">
        <w:rPr>
          <w:rFonts w:ascii="Times New Roman" w:hAnsi="Times New Roman" w:cs="Times New Roman"/>
        </w:rPr>
        <w:t xml:space="preserve">which </w:t>
      </w:r>
      <w:r w:rsidRPr="7237CBF1">
        <w:rPr>
          <w:rFonts w:ascii="Times New Roman" w:hAnsi="Times New Roman" w:cs="Times New Roman"/>
        </w:rPr>
        <w:t xml:space="preserve">can </w:t>
      </w:r>
      <w:r w:rsidR="000075F6">
        <w:rPr>
          <w:rFonts w:ascii="Times New Roman" w:hAnsi="Times New Roman" w:cs="Times New Roman"/>
        </w:rPr>
        <w:t xml:space="preserve">contribute </w:t>
      </w:r>
      <w:r w:rsidR="00CA0ADE">
        <w:rPr>
          <w:rFonts w:ascii="Times New Roman" w:hAnsi="Times New Roman" w:cs="Times New Roman"/>
        </w:rPr>
        <w:t xml:space="preserve">to the low </w:t>
      </w:r>
      <w:r w:rsidRPr="7237CBF1">
        <w:rPr>
          <w:rFonts w:ascii="Times New Roman" w:hAnsi="Times New Roman" w:cs="Times New Roman"/>
        </w:rPr>
        <w:t xml:space="preserve">catchabilities observed during CMR experiments </w:t>
      </w:r>
      <w:r w:rsidR="007D7CED" w:rsidRPr="7237CBF1">
        <w:rPr>
          <w:rFonts w:ascii="Times New Roman" w:hAnsi="Times New Roman" w:cs="Times New Roman"/>
        </w:rPr>
        <w:fldChar w:fldCharType="begin"/>
      </w:r>
      <w:r w:rsidR="00D53076">
        <w:rPr>
          <w:rFonts w:ascii="Times New Roman" w:hAnsi="Times New Roman" w:cs="Times New Roman"/>
        </w:rPr>
        <w:instrText xml:space="preserve"> ADDIN ZOTERO_ITEM CSL_CITATION {"citationID":"J07u6S5n","properties":{"formattedCitation":"(Dauphin et al. 2023)","plainCitation":"(Dauphin et al. 2023)","noteIndex":0},"citationItems":[{"id":2922,"uris":["http://zotero.org/users/3593556/items/44QCX4TM"],"itemData":{"id":2922,"type":"article-journal","abstract":"&lt;p&gt; Population monitoring of Atlantic salmon ( &lt;italic&gt;Salmo salar&lt;/italic&gt; L.) abundance is an essential element to understand annual stock variability and inform fisheries management processes. Smolts are the life stage marking the transition from freshwater to the marine phase of anadromous Atlantic salmon. Estimating smolt abundance allows for subsequent inferences on freshwater and marine survival rates. Annual abundances of out‐migrating Atlantic salmon smolts were estimated using Bayesian models and an 18‐year capture‐mark‐recapture time‐series from two to five trapping locations within the Restigouche River (Canada) catchment. Some of the trapping locations were at the outlet of large upstream tributaries and these sampled a portion of the total out‐migrating population of smolts for the watershed while others were located just above the head of tide of the Restigouche River and sampled the entire run of salmon smolts. Due to logistic and environmental conditions, not all trapping locations were operational each year. Additionally, recapture rates were relatively low (&amp;lt; 5%) and the absolute number of recaptures were relatively few (most often a few dozen) leading to incoherent and highly uncertain estimates of tributary‐specific and whole catchment abundance estimates when the data were modelled independently among trapping locations and years. Several models of increasing complexity were tested with simulated data and the best performing model in terms of bias and precision incorporated a hierarchical structure among years on the catchability parameters and included an explicit spatial structure to account for the annual variations in the number of sampled locations within the watershed. When the best model was applied to the Restigouche River catchment dataset, the annual smolt abundance estimates varied from 250 thousand to 1 million smolts and the sub‐basin estimates of abundance were consistent with the spatial structure of the monitoring program. Ultimately, increasing the probabilities of capture and the absolute number of recaptures at the different traps will be required to improve the precision and reduce the bias of the estimates of smolt abundance for the entire basin and within sub‐basins of the watershed. The model and approach offer a significant improvement to the models used to date based on independent estimates of abundance by trapping location and year. Total abundance as well as relative production in discrete spawning, nesting, or rearing areas provide critical information to appropriately understand and manage the threats to species that can occur at sub‐population spatial scales. &lt;/p&gt;","container-title":"Journal of Fish Biology","DOI":"10.1111/JFB.15586","ISSN":"1095-8649","note":"publisher: John Wiley &amp; Sons, Ltd","title":"Estimating multiple years, tributary-specific and overall Atlantic salmon smolt abundance in a large Canadian catchment using capture-mark-recapture experiments","URL":"https://onlinelibrary.wiley.com/doi/full/10.1111/jfb.15586","author":[{"family":"Dauphin","given":"Guillaume J. R."},{"family":"Gillis","given":"Carole-Anne"},{"family":"Chaput","given":"Gérald J."}],"accessed":{"date-parts":[["2023",10,25]]},"issued":{"date-parts":[["2023",10,14]]}}}],"schema":"https://github.com/citation-style-language/schema/raw/master/csl-citation.json"} </w:instrText>
      </w:r>
      <w:r w:rsidR="007D7CED" w:rsidRPr="7237CBF1">
        <w:rPr>
          <w:rFonts w:ascii="Times New Roman" w:hAnsi="Times New Roman" w:cs="Times New Roman"/>
        </w:rPr>
        <w:fldChar w:fldCharType="separate"/>
      </w:r>
      <w:r w:rsidRPr="7237CBF1">
        <w:rPr>
          <w:rFonts w:ascii="Times New Roman" w:hAnsi="Times New Roman" w:cs="Times New Roman"/>
        </w:rPr>
        <w:t>(Dauphin et al. 2023)</w:t>
      </w:r>
      <w:r w:rsidR="007D7CED" w:rsidRPr="7237CBF1">
        <w:rPr>
          <w:rFonts w:ascii="Times New Roman" w:hAnsi="Times New Roman" w:cs="Times New Roman"/>
        </w:rPr>
        <w:fldChar w:fldCharType="end"/>
      </w:r>
      <w:r w:rsidRPr="7237CBF1">
        <w:rPr>
          <w:rFonts w:ascii="Times New Roman" w:hAnsi="Times New Roman" w:cs="Times New Roman"/>
        </w:rPr>
        <w:t>.</w:t>
      </w:r>
    </w:p>
    <w:p w14:paraId="61893400" w14:textId="07805F24" w:rsidR="00AE5675" w:rsidRDefault="30590299" w:rsidP="00AE5675">
      <w:pPr>
        <w:spacing w:line="480" w:lineRule="auto"/>
        <w:rPr>
          <w:rFonts w:ascii="Times New Roman" w:hAnsi="Times New Roman" w:cs="Times New Roman"/>
        </w:rPr>
      </w:pPr>
      <w:r w:rsidRPr="7237CBF1">
        <w:rPr>
          <w:rFonts w:ascii="Times New Roman" w:hAnsi="Times New Roman" w:cs="Times New Roman"/>
        </w:rPr>
        <w:t xml:space="preserve">While these results </w:t>
      </w:r>
      <w:r w:rsidR="2C105EF7" w:rsidRPr="7237CBF1">
        <w:rPr>
          <w:rFonts w:ascii="Times New Roman" w:hAnsi="Times New Roman" w:cs="Times New Roman"/>
        </w:rPr>
        <w:t>are compelling</w:t>
      </w:r>
      <w:r w:rsidRPr="7237CBF1">
        <w:rPr>
          <w:rFonts w:ascii="Times New Roman" w:hAnsi="Times New Roman" w:cs="Times New Roman"/>
        </w:rPr>
        <w:t xml:space="preserve">, they should be </w:t>
      </w:r>
      <w:r w:rsidR="6078DEE5" w:rsidRPr="170D5A9F">
        <w:rPr>
          <w:rFonts w:ascii="Times New Roman" w:hAnsi="Times New Roman" w:cs="Times New Roman"/>
        </w:rPr>
        <w:t>interpreted with caution</w:t>
      </w:r>
      <w:r w:rsidRPr="7237CBF1">
        <w:rPr>
          <w:rFonts w:ascii="Times New Roman" w:hAnsi="Times New Roman" w:cs="Times New Roman"/>
        </w:rPr>
        <w:t xml:space="preserve"> when attempting to generalize them to the whole Restigouche River smolt population</w:t>
      </w:r>
      <w:r w:rsidR="2C105EF7" w:rsidRPr="7237CBF1">
        <w:rPr>
          <w:rFonts w:ascii="Times New Roman" w:hAnsi="Times New Roman" w:cs="Times New Roman"/>
        </w:rPr>
        <w:t xml:space="preserve"> and across the time-series</w:t>
      </w:r>
      <w:r w:rsidRPr="7237CBF1">
        <w:rPr>
          <w:rFonts w:ascii="Times New Roman" w:hAnsi="Times New Roman" w:cs="Times New Roman"/>
        </w:rPr>
        <w:t xml:space="preserve">. First, because our sample size was relatively small, and due to the constraints associated with the size of acoustic tags, only larger fish </w:t>
      </w:r>
      <w:r w:rsidR="3834ABE4" w:rsidRPr="7237CBF1">
        <w:rPr>
          <w:rFonts w:ascii="Times New Roman" w:hAnsi="Times New Roman" w:cs="Times New Roman"/>
        </w:rPr>
        <w:t>were</w:t>
      </w:r>
      <w:r w:rsidRPr="7237CBF1">
        <w:rPr>
          <w:rFonts w:ascii="Times New Roman" w:hAnsi="Times New Roman" w:cs="Times New Roman"/>
        </w:rPr>
        <w:t xml:space="preserve"> tagged. While we did not identify correlations between the size of the smolts and their migration speed and</w:t>
      </w:r>
      <w:r w:rsidR="00DD56B2">
        <w:rPr>
          <w:rFonts w:ascii="Times New Roman" w:hAnsi="Times New Roman" w:cs="Times New Roman"/>
        </w:rPr>
        <w:t xml:space="preserve"> migration</w:t>
      </w:r>
      <w:r w:rsidRPr="7237CBF1">
        <w:rPr>
          <w:rFonts w:ascii="Times New Roman" w:hAnsi="Times New Roman" w:cs="Times New Roman"/>
        </w:rPr>
        <w:t xml:space="preserve"> path</w:t>
      </w:r>
      <w:r w:rsidR="00AA4F06">
        <w:rPr>
          <w:rFonts w:ascii="Times New Roman" w:hAnsi="Times New Roman" w:cs="Times New Roman"/>
        </w:rPr>
        <w:t>s</w:t>
      </w:r>
      <w:r w:rsidRPr="7237CBF1">
        <w:rPr>
          <w:rFonts w:ascii="Times New Roman" w:hAnsi="Times New Roman" w:cs="Times New Roman"/>
        </w:rPr>
        <w:t xml:space="preserve"> in the island network, this does not mean that it does</w:t>
      </w:r>
      <w:r w:rsidR="2C105EF7" w:rsidRPr="7237CBF1">
        <w:rPr>
          <w:rFonts w:ascii="Times New Roman" w:hAnsi="Times New Roman" w:cs="Times New Roman"/>
        </w:rPr>
        <w:t xml:space="preserve"> </w:t>
      </w:r>
      <w:r w:rsidRPr="7237CBF1">
        <w:rPr>
          <w:rFonts w:ascii="Times New Roman" w:hAnsi="Times New Roman" w:cs="Times New Roman"/>
        </w:rPr>
        <w:t>n</w:t>
      </w:r>
      <w:r w:rsidR="2C105EF7" w:rsidRPr="7237CBF1">
        <w:rPr>
          <w:rFonts w:ascii="Times New Roman" w:hAnsi="Times New Roman" w:cs="Times New Roman"/>
        </w:rPr>
        <w:t>o</w:t>
      </w:r>
      <w:r w:rsidRPr="7237CBF1">
        <w:rPr>
          <w:rFonts w:ascii="Times New Roman" w:hAnsi="Times New Roman" w:cs="Times New Roman"/>
        </w:rPr>
        <w:t xml:space="preserve">t happen for smaller smolts. Second, all smolts were tagged and released within a </w:t>
      </w:r>
      <w:r w:rsidR="11C82ADE" w:rsidRPr="7237CBF1">
        <w:rPr>
          <w:rFonts w:ascii="Times New Roman" w:hAnsi="Times New Roman" w:cs="Times New Roman"/>
        </w:rPr>
        <w:t>48-hour</w:t>
      </w:r>
      <w:r w:rsidRPr="7237CBF1">
        <w:rPr>
          <w:rFonts w:ascii="Times New Roman" w:hAnsi="Times New Roman" w:cs="Times New Roman"/>
        </w:rPr>
        <w:t xml:space="preserve"> </w:t>
      </w:r>
      <w:r w:rsidR="2E15BC55" w:rsidRPr="7237CBF1">
        <w:rPr>
          <w:rFonts w:ascii="Times New Roman" w:hAnsi="Times New Roman" w:cs="Times New Roman"/>
        </w:rPr>
        <w:t>period towards</w:t>
      </w:r>
      <w:r w:rsidR="2C105EF7" w:rsidRPr="7237CBF1">
        <w:rPr>
          <w:rFonts w:ascii="Times New Roman" w:hAnsi="Times New Roman" w:cs="Times New Roman"/>
        </w:rPr>
        <w:t xml:space="preserve"> the end of the smolt run</w:t>
      </w:r>
      <w:r w:rsidR="2CF3A7B9" w:rsidRPr="7237CBF1">
        <w:rPr>
          <w:rFonts w:ascii="Times New Roman" w:hAnsi="Times New Roman" w:cs="Times New Roman"/>
        </w:rPr>
        <w:t xml:space="preserve"> in the Kedgwick River</w:t>
      </w:r>
      <w:r w:rsidR="00373D13">
        <w:rPr>
          <w:rFonts w:ascii="Times New Roman" w:hAnsi="Times New Roman" w:cs="Times New Roman"/>
        </w:rPr>
        <w:t xml:space="preserve"> and</w:t>
      </w:r>
      <w:r w:rsidR="2CF3A7B9" w:rsidRPr="7237CBF1">
        <w:rPr>
          <w:rFonts w:ascii="Times New Roman" w:hAnsi="Times New Roman" w:cs="Times New Roman"/>
        </w:rPr>
        <w:t>, it is un</w:t>
      </w:r>
      <w:r w:rsidR="00094172">
        <w:rPr>
          <w:rFonts w:ascii="Times New Roman" w:hAnsi="Times New Roman" w:cs="Times New Roman"/>
        </w:rPr>
        <w:t>known</w:t>
      </w:r>
      <w:r w:rsidR="2CF3A7B9" w:rsidRPr="7237CBF1">
        <w:rPr>
          <w:rFonts w:ascii="Times New Roman" w:hAnsi="Times New Roman" w:cs="Times New Roman"/>
        </w:rPr>
        <w:t xml:space="preserve"> if smolts migrating earlier in the season would display the same behaviors and associated variance.</w:t>
      </w:r>
      <w:r w:rsidRPr="7237CBF1">
        <w:rPr>
          <w:rFonts w:ascii="Times New Roman" w:hAnsi="Times New Roman" w:cs="Times New Roman"/>
        </w:rPr>
        <w:t xml:space="preserve"> Finally, the island network is a very dynamic </w:t>
      </w:r>
      <w:r w:rsidR="2CF3A7B9" w:rsidRPr="7237CBF1">
        <w:rPr>
          <w:rFonts w:ascii="Times New Roman" w:hAnsi="Times New Roman" w:cs="Times New Roman"/>
        </w:rPr>
        <w:t>ecosystem</w:t>
      </w:r>
      <w:r w:rsidRPr="7237CBF1">
        <w:rPr>
          <w:rFonts w:ascii="Times New Roman" w:hAnsi="Times New Roman" w:cs="Times New Roman"/>
        </w:rPr>
        <w:t xml:space="preserve"> </w:t>
      </w:r>
      <w:r w:rsidR="2CF3A7B9" w:rsidRPr="7237CBF1">
        <w:rPr>
          <w:rFonts w:ascii="Times New Roman" w:hAnsi="Times New Roman" w:cs="Times New Roman"/>
        </w:rPr>
        <w:t xml:space="preserve">subject to seasonal and annual variations meaning that our results </w:t>
      </w:r>
      <w:r w:rsidRPr="7237CBF1">
        <w:rPr>
          <w:rFonts w:ascii="Times New Roman" w:hAnsi="Times New Roman" w:cs="Times New Roman"/>
        </w:rPr>
        <w:t xml:space="preserve">might be applicable only to </w:t>
      </w:r>
      <w:r w:rsidR="2CF3A7B9" w:rsidRPr="7237CBF1">
        <w:rPr>
          <w:rFonts w:ascii="Times New Roman" w:hAnsi="Times New Roman" w:cs="Times New Roman"/>
        </w:rPr>
        <w:t>the year during which the experiment took place</w:t>
      </w:r>
      <w:r w:rsidRPr="7237CBF1">
        <w:rPr>
          <w:rFonts w:ascii="Times New Roman" w:hAnsi="Times New Roman" w:cs="Times New Roman"/>
        </w:rPr>
        <w:t xml:space="preserve">. </w:t>
      </w:r>
    </w:p>
    <w:p w14:paraId="7729D35A" w14:textId="2C70780A" w:rsidR="00C5405C" w:rsidRPr="0030258E" w:rsidRDefault="00CD55A6" w:rsidP="000A4D44">
      <w:pPr>
        <w:spacing w:line="480" w:lineRule="auto"/>
        <w:rPr>
          <w:rFonts w:ascii="Times New Roman" w:hAnsi="Times New Roman" w:cs="Times New Roman"/>
        </w:rPr>
      </w:pPr>
      <w:r w:rsidRPr="3CA7D376">
        <w:rPr>
          <w:rFonts w:ascii="Times New Roman" w:hAnsi="Times New Roman" w:cs="Times New Roman"/>
        </w:rPr>
        <w:lastRenderedPageBreak/>
        <w:t xml:space="preserve">Ideally, this experiment will be repeated in future years with </w:t>
      </w:r>
      <w:r w:rsidR="39B5D2E4" w:rsidRPr="170D5A9F">
        <w:rPr>
          <w:rFonts w:ascii="Times New Roman" w:hAnsi="Times New Roman" w:cs="Times New Roman"/>
        </w:rPr>
        <w:t>more</w:t>
      </w:r>
      <w:r w:rsidR="005F02E3">
        <w:rPr>
          <w:rFonts w:ascii="Times New Roman" w:hAnsi="Times New Roman" w:cs="Times New Roman"/>
        </w:rPr>
        <w:t xml:space="preserve"> </w:t>
      </w:r>
      <w:r w:rsidRPr="3CA7D376">
        <w:rPr>
          <w:rFonts w:ascii="Times New Roman" w:hAnsi="Times New Roman" w:cs="Times New Roman"/>
        </w:rPr>
        <w:t>smolts</w:t>
      </w:r>
      <w:r w:rsidR="005F02E3">
        <w:rPr>
          <w:rFonts w:ascii="Times New Roman" w:hAnsi="Times New Roman" w:cs="Times New Roman"/>
        </w:rPr>
        <w:t xml:space="preserve"> tagged</w:t>
      </w:r>
      <w:r w:rsidRPr="3CA7D376">
        <w:rPr>
          <w:rFonts w:ascii="Times New Roman" w:hAnsi="Times New Roman" w:cs="Times New Roman"/>
        </w:rPr>
        <w:t xml:space="preserve"> </w:t>
      </w:r>
      <w:r w:rsidR="00C5405C">
        <w:rPr>
          <w:rFonts w:ascii="Times New Roman" w:hAnsi="Times New Roman" w:cs="Times New Roman"/>
        </w:rPr>
        <w:t>across the full</w:t>
      </w:r>
      <w:r w:rsidRPr="3CA7D376">
        <w:rPr>
          <w:rFonts w:ascii="Times New Roman" w:hAnsi="Times New Roman" w:cs="Times New Roman"/>
        </w:rPr>
        <w:t xml:space="preserve"> duration of the smolt</w:t>
      </w:r>
      <w:r w:rsidR="07CCAABE" w:rsidRPr="170D5A9F">
        <w:rPr>
          <w:rFonts w:ascii="Times New Roman" w:hAnsi="Times New Roman" w:cs="Times New Roman"/>
        </w:rPr>
        <w:t>-</w:t>
      </w:r>
      <w:r w:rsidRPr="3CA7D376">
        <w:rPr>
          <w:rFonts w:ascii="Times New Roman" w:hAnsi="Times New Roman" w:cs="Times New Roman"/>
        </w:rPr>
        <w:t xml:space="preserve">run </w:t>
      </w:r>
      <w:r>
        <w:rPr>
          <w:rFonts w:ascii="Times New Roman" w:hAnsi="Times New Roman" w:cs="Times New Roman"/>
        </w:rPr>
        <w:t xml:space="preserve">and throughout the different tributaries of the Restigouche </w:t>
      </w:r>
      <w:r w:rsidR="00DF728F" w:rsidRPr="00207C33">
        <w:rPr>
          <w:rFonts w:ascii="Times New Roman" w:hAnsi="Times New Roman" w:cs="Times New Roman"/>
        </w:rPr>
        <w:t>River</w:t>
      </w:r>
      <w:r w:rsidR="00DF728F">
        <w:rPr>
          <w:rFonts w:ascii="Times New Roman" w:hAnsi="Times New Roman" w:cs="Times New Roman"/>
        </w:rPr>
        <w:t xml:space="preserve"> with an enhanced receiver array geometry and associated range testing</w:t>
      </w:r>
      <w:r w:rsidR="00C5405C">
        <w:rPr>
          <w:rFonts w:ascii="Times New Roman" w:hAnsi="Times New Roman" w:cs="Times New Roman"/>
        </w:rPr>
        <w:t xml:space="preserve">. </w:t>
      </w:r>
      <w:r w:rsidR="652A16CF" w:rsidRPr="170D5A9F">
        <w:rPr>
          <w:rFonts w:ascii="Times New Roman" w:hAnsi="Times New Roman" w:cs="Times New Roman"/>
        </w:rPr>
        <w:t>Th</w:t>
      </w:r>
      <w:r w:rsidR="4F606E7B" w:rsidRPr="170D5A9F">
        <w:rPr>
          <w:rFonts w:ascii="Times New Roman" w:hAnsi="Times New Roman" w:cs="Times New Roman"/>
        </w:rPr>
        <w:t xml:space="preserve">ese </w:t>
      </w:r>
      <w:r w:rsidR="00DF728F">
        <w:rPr>
          <w:rFonts w:ascii="Times New Roman" w:hAnsi="Times New Roman" w:cs="Times New Roman"/>
        </w:rPr>
        <w:t>improvement</w:t>
      </w:r>
      <w:r w:rsidR="4F606E7B" w:rsidRPr="170D5A9F">
        <w:rPr>
          <w:rFonts w:ascii="Times New Roman" w:hAnsi="Times New Roman" w:cs="Times New Roman"/>
        </w:rPr>
        <w:t>s</w:t>
      </w:r>
      <w:r w:rsidR="00C5405C">
        <w:rPr>
          <w:rFonts w:ascii="Times New Roman" w:hAnsi="Times New Roman" w:cs="Times New Roman"/>
        </w:rPr>
        <w:t xml:space="preserve"> would allow for a more comprehensive assessment of potential </w:t>
      </w:r>
      <w:r>
        <w:rPr>
          <w:rFonts w:ascii="Times New Roman" w:hAnsi="Times New Roman" w:cs="Times New Roman"/>
        </w:rPr>
        <w:t xml:space="preserve">synchrony </w:t>
      </w:r>
      <w:r w:rsidR="00C5405C">
        <w:rPr>
          <w:rFonts w:ascii="Times New Roman" w:hAnsi="Times New Roman" w:cs="Times New Roman"/>
        </w:rPr>
        <w:t>and behavioral patterns in smolt migration</w:t>
      </w:r>
      <w:r>
        <w:rPr>
          <w:rFonts w:ascii="Times New Roman" w:hAnsi="Times New Roman" w:cs="Times New Roman"/>
        </w:rPr>
        <w:t>. Additional</w:t>
      </w:r>
      <w:r w:rsidR="00C5405C">
        <w:rPr>
          <w:rFonts w:ascii="Times New Roman" w:hAnsi="Times New Roman" w:cs="Times New Roman"/>
        </w:rPr>
        <w:t>ly</w:t>
      </w:r>
      <w:r>
        <w:rPr>
          <w:rFonts w:ascii="Times New Roman" w:hAnsi="Times New Roman" w:cs="Times New Roman"/>
        </w:rPr>
        <w:t>, monitoring environmental covar</w:t>
      </w:r>
      <w:r w:rsidR="000A4D44">
        <w:rPr>
          <w:rFonts w:ascii="Times New Roman" w:hAnsi="Times New Roman" w:cs="Times New Roman"/>
        </w:rPr>
        <w:t xml:space="preserve">iates (e.g., </w:t>
      </w:r>
      <w:r w:rsidR="00C5405C">
        <w:rPr>
          <w:rFonts w:ascii="Times New Roman" w:hAnsi="Times New Roman" w:cs="Times New Roman"/>
        </w:rPr>
        <w:t>discharge metrics</w:t>
      </w:r>
      <w:r w:rsidR="000A4D44">
        <w:rPr>
          <w:rFonts w:ascii="Times New Roman" w:hAnsi="Times New Roman" w:cs="Times New Roman"/>
        </w:rPr>
        <w:t xml:space="preserve">) </w:t>
      </w:r>
      <w:r w:rsidR="000A4D44" w:rsidRPr="3CA7D376">
        <w:rPr>
          <w:rFonts w:ascii="Times New Roman" w:hAnsi="Times New Roman" w:cs="Times New Roman"/>
        </w:rPr>
        <w:t xml:space="preserve">at the different </w:t>
      </w:r>
      <w:r w:rsidR="000A4D44" w:rsidRPr="0030258E">
        <w:rPr>
          <w:rFonts w:ascii="Times New Roman" w:hAnsi="Times New Roman" w:cs="Times New Roman"/>
        </w:rPr>
        <w:t xml:space="preserve">branching points </w:t>
      </w:r>
      <w:r w:rsidR="00C5405C" w:rsidRPr="0030258E">
        <w:rPr>
          <w:rFonts w:ascii="Times New Roman" w:hAnsi="Times New Roman" w:cs="Times New Roman"/>
        </w:rPr>
        <w:t>with</w:t>
      </w:r>
      <w:r w:rsidR="000A4D44" w:rsidRPr="0030258E">
        <w:rPr>
          <w:rFonts w:ascii="Times New Roman" w:hAnsi="Times New Roman" w:cs="Times New Roman"/>
        </w:rPr>
        <w:t xml:space="preserve">in the island network could </w:t>
      </w:r>
      <w:r w:rsidR="00C5405C" w:rsidRPr="0030258E">
        <w:rPr>
          <w:rFonts w:ascii="Times New Roman" w:hAnsi="Times New Roman" w:cs="Times New Roman"/>
        </w:rPr>
        <w:t>improve our</w:t>
      </w:r>
      <w:r w:rsidR="000A4D44" w:rsidRPr="0030258E">
        <w:rPr>
          <w:rFonts w:ascii="Times New Roman" w:hAnsi="Times New Roman" w:cs="Times New Roman"/>
        </w:rPr>
        <w:t xml:space="preserve"> understanding </w:t>
      </w:r>
      <w:r w:rsidR="00C5405C" w:rsidRPr="0030258E">
        <w:rPr>
          <w:rFonts w:ascii="Times New Roman" w:hAnsi="Times New Roman" w:cs="Times New Roman"/>
        </w:rPr>
        <w:t>of the</w:t>
      </w:r>
      <w:r w:rsidR="000A4D44" w:rsidRPr="0030258E">
        <w:rPr>
          <w:rFonts w:ascii="Times New Roman" w:hAnsi="Times New Roman" w:cs="Times New Roman"/>
        </w:rPr>
        <w:t xml:space="preserve"> probabilities of travel towards a given channel. </w:t>
      </w:r>
    </w:p>
    <w:p w14:paraId="1EE4AE9B" w14:textId="06463021" w:rsidR="00CB03C9" w:rsidRPr="0030258E" w:rsidRDefault="56468B68" w:rsidP="00A20D70">
      <w:pPr>
        <w:spacing w:line="480" w:lineRule="auto"/>
        <w:rPr>
          <w:rFonts w:ascii="Times New Roman" w:hAnsi="Times New Roman" w:cs="Times New Roman"/>
        </w:rPr>
      </w:pPr>
      <w:r w:rsidRPr="7237CBF1">
        <w:rPr>
          <w:rFonts w:ascii="Times New Roman" w:hAnsi="Times New Roman" w:cs="Times New Roman"/>
        </w:rPr>
        <w:t xml:space="preserve">Our study </w:t>
      </w:r>
      <w:r w:rsidR="4F2EAD84" w:rsidRPr="7237CBF1">
        <w:rPr>
          <w:rFonts w:ascii="Times New Roman" w:hAnsi="Times New Roman" w:cs="Times New Roman"/>
        </w:rPr>
        <w:t xml:space="preserve">has highlighted the challenges faced by the current </w:t>
      </w:r>
      <w:r w:rsidRPr="7237CBF1">
        <w:rPr>
          <w:rFonts w:ascii="Times New Roman" w:hAnsi="Times New Roman" w:cs="Times New Roman"/>
        </w:rPr>
        <w:t>smolt monitoring program and its CMR experiment</w:t>
      </w:r>
      <w:r w:rsidR="4F2EAD84" w:rsidRPr="7237CBF1">
        <w:rPr>
          <w:rFonts w:ascii="Times New Roman" w:hAnsi="Times New Roman" w:cs="Times New Roman"/>
        </w:rPr>
        <w:t>s due to the locations where the</w:t>
      </w:r>
      <w:r w:rsidRPr="7237CBF1">
        <w:rPr>
          <w:rFonts w:ascii="Times New Roman" w:hAnsi="Times New Roman" w:cs="Times New Roman"/>
        </w:rPr>
        <w:t xml:space="preserve"> RSTs are deployed. </w:t>
      </w:r>
      <w:r w:rsidR="4F2EAD84" w:rsidRPr="7237CBF1">
        <w:rPr>
          <w:rFonts w:ascii="Times New Roman" w:hAnsi="Times New Roman" w:cs="Times New Roman"/>
        </w:rPr>
        <w:t>Given the dynamic nature of a large system like the Restigouche River and the presence of anthropogenic activities (e.g. boating), identifying ideal sites for RST deployment remains complex. However, efforts should focus on exploring alternative locations upstream or downstream of the island network and/or enhance trap efficiency</w:t>
      </w:r>
      <w:r w:rsidR="00D223C5">
        <w:rPr>
          <w:rFonts w:ascii="Times New Roman" w:hAnsi="Times New Roman" w:cs="Times New Roman"/>
        </w:rPr>
        <w:t xml:space="preserve"> to effectively monitor the whole-river smolt outmigration.</w:t>
      </w:r>
      <w:r w:rsidR="4F2EAD84" w:rsidRPr="7237CBF1">
        <w:rPr>
          <w:rFonts w:ascii="Times New Roman" w:hAnsi="Times New Roman" w:cs="Times New Roman"/>
        </w:rPr>
        <w:t xml:space="preserve"> </w:t>
      </w:r>
    </w:p>
    <w:p w14:paraId="10724DD2" w14:textId="77777777" w:rsidR="00031E23" w:rsidRPr="0030258E" w:rsidRDefault="00031E23" w:rsidP="00A20D70">
      <w:pPr>
        <w:spacing w:line="480" w:lineRule="auto"/>
        <w:rPr>
          <w:rFonts w:ascii="Times New Roman" w:hAnsi="Times New Roman" w:cs="Times New Roman"/>
        </w:rPr>
      </w:pPr>
    </w:p>
    <w:p w14:paraId="568FB9EB" w14:textId="77777777" w:rsidR="00016C51" w:rsidRDefault="00016C51" w:rsidP="00016C51">
      <w:pPr>
        <w:spacing w:line="480" w:lineRule="auto"/>
        <w:rPr>
          <w:rFonts w:ascii="Times New Roman" w:hAnsi="Times New Roman" w:cs="Times New Roman"/>
        </w:rPr>
      </w:pPr>
    </w:p>
    <w:p w14:paraId="3F0D55F6" w14:textId="11C9D6C3" w:rsidR="005D6D23" w:rsidRPr="00FB10CB" w:rsidRDefault="001E4952" w:rsidP="005D6D23">
      <w:pPr>
        <w:pStyle w:val="Heading1"/>
        <w:rPr>
          <w:rFonts w:ascii="Times New Roman" w:hAnsi="Times New Roman" w:cs="Times New Roman"/>
        </w:rPr>
      </w:pPr>
      <w:r w:rsidRPr="00FB10CB">
        <w:rPr>
          <w:rFonts w:ascii="Times New Roman" w:hAnsi="Times New Roman" w:cs="Times New Roman"/>
        </w:rPr>
        <w:t>Acknowledgments</w:t>
      </w:r>
    </w:p>
    <w:p w14:paraId="2EDBDA45" w14:textId="77777777" w:rsidR="00CF1BD9" w:rsidRPr="00071D34" w:rsidRDefault="00CF1BD9">
      <w:pPr>
        <w:rPr>
          <w:rFonts w:ascii="Times New Roman" w:hAnsi="Times New Roman" w:cs="Times New Roman"/>
        </w:rPr>
      </w:pPr>
    </w:p>
    <w:p w14:paraId="20DCD4BE"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 xml:space="preserve">This project was made possible thanks to in-kind support from the Atlantic Salmon Federation, Fisheries and Oceans Canada and the Gespe'gewa'gi Institute of Natural Understanding. </w:t>
      </w:r>
    </w:p>
    <w:p w14:paraId="52DA445B"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 xml:space="preserve">The authors would like to thank </w:t>
      </w:r>
      <w:r>
        <w:rPr>
          <w:rFonts w:ascii="Times New Roman" w:hAnsi="Times New Roman" w:cs="Times New Roman"/>
        </w:rPr>
        <w:t xml:space="preserve">the various staff that helped collect and tag smolt, prepare, deploy, retrieve and download receivers: </w:t>
      </w:r>
      <w:r w:rsidRPr="00207C33">
        <w:rPr>
          <w:rFonts w:ascii="Times New Roman" w:hAnsi="Times New Roman" w:cs="Times New Roman"/>
        </w:rPr>
        <w:t>Jesse Al</w:t>
      </w:r>
      <w:r>
        <w:rPr>
          <w:rFonts w:ascii="Times New Roman" w:hAnsi="Times New Roman" w:cs="Times New Roman"/>
        </w:rPr>
        <w:t>l</w:t>
      </w:r>
      <w:r w:rsidRPr="00207C33">
        <w:rPr>
          <w:rFonts w:ascii="Times New Roman" w:hAnsi="Times New Roman" w:cs="Times New Roman"/>
        </w:rPr>
        <w:t xml:space="preserve">ain, Mike Arsenault, Ivan Benwell, </w:t>
      </w:r>
      <w:r>
        <w:rPr>
          <w:rFonts w:ascii="Times New Roman" w:hAnsi="Times New Roman" w:cs="Times New Roman"/>
        </w:rPr>
        <w:t xml:space="preserve">Gaelle Bérubé, David Leblanc, </w:t>
      </w:r>
      <w:r w:rsidRPr="00207C33">
        <w:rPr>
          <w:rFonts w:ascii="Times New Roman" w:hAnsi="Times New Roman" w:cs="Times New Roman"/>
        </w:rPr>
        <w:t>Billie Chiasson, Kirby Morill</w:t>
      </w:r>
      <w:commentRangeStart w:id="9"/>
      <w:commentRangeEnd w:id="9"/>
      <w:r w:rsidRPr="00207C33">
        <w:rPr>
          <w:rStyle w:val="CommentReference"/>
        </w:rPr>
        <w:commentReference w:id="9"/>
      </w:r>
      <w:r w:rsidRPr="00207C33">
        <w:rPr>
          <w:rFonts w:ascii="Times New Roman" w:hAnsi="Times New Roman" w:cs="Times New Roman"/>
        </w:rPr>
        <w:t xml:space="preserve"> and Andrew Olive</w:t>
      </w:r>
      <w:r>
        <w:rPr>
          <w:rFonts w:ascii="Times New Roman" w:hAnsi="Times New Roman" w:cs="Times New Roman"/>
        </w:rPr>
        <w:t>.</w:t>
      </w:r>
      <w:r w:rsidRPr="00207C33">
        <w:rPr>
          <w:rFonts w:ascii="Times New Roman" w:hAnsi="Times New Roman" w:cs="Times New Roman"/>
        </w:rPr>
        <w:t xml:space="preserve"> Thanks to Pascale Gosselin for producing the map found in </w:t>
      </w:r>
      <w:commentRangeStart w:id="10"/>
      <w:r w:rsidRPr="00207C33">
        <w:rPr>
          <w:rFonts w:ascii="Times New Roman" w:hAnsi="Times New Roman" w:cs="Times New Roman"/>
        </w:rPr>
        <w:t>panel A of Figure 1.</w:t>
      </w:r>
      <w:commentRangeEnd w:id="10"/>
      <w:r>
        <w:rPr>
          <w:rStyle w:val="CommentReference"/>
        </w:rPr>
        <w:commentReference w:id="10"/>
      </w:r>
    </w:p>
    <w:p w14:paraId="1A7D2DE7"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Additional thanks to Gerald Chaput, Michael Coffin and Kirby Morill for their comments on an early version of the manuscript.</w:t>
      </w:r>
    </w:p>
    <w:p w14:paraId="4F56BE66" w14:textId="77777777" w:rsidR="00C635CA" w:rsidRPr="00207C33" w:rsidRDefault="00C635CA" w:rsidP="00C635CA">
      <w:pPr>
        <w:rPr>
          <w:rFonts w:ascii="Times New Roman" w:hAnsi="Times New Roman" w:cs="Times New Roman"/>
        </w:rPr>
      </w:pPr>
      <w:r w:rsidRPr="00207C33">
        <w:rPr>
          <w:rFonts w:ascii="Times New Roman" w:hAnsi="Times New Roman" w:cs="Times New Roman"/>
        </w:rPr>
        <w:t>Thanks to the Herzberg Astronomy and Astrophysics Research Centre, National Research Council of Canada for providing sunset-sunrise data.</w:t>
      </w:r>
    </w:p>
    <w:p w14:paraId="00DEC0A7" w14:textId="77777777" w:rsidR="00C1523E" w:rsidRDefault="00C1523E">
      <w:pPr>
        <w:rPr>
          <w:rFonts w:ascii="Times New Roman" w:hAnsi="Times New Roman" w:cs="Times New Roman"/>
        </w:rPr>
      </w:pPr>
    </w:p>
    <w:p w14:paraId="062EE0DC" w14:textId="77777777" w:rsidR="00592FB5" w:rsidRDefault="00592FB5">
      <w:pPr>
        <w:rPr>
          <w:rFonts w:ascii="Times New Roman" w:hAnsi="Times New Roman" w:cs="Times New Roman"/>
        </w:rPr>
        <w:sectPr w:rsidR="00592FB5" w:rsidSect="00694BA0">
          <w:pgSz w:w="12240" w:h="15840"/>
          <w:pgMar w:top="1440" w:right="1440" w:bottom="1440" w:left="1440" w:header="720" w:footer="720" w:gutter="0"/>
          <w:lnNumType w:countBy="1" w:restart="continuous"/>
          <w:cols w:space="720"/>
          <w:docGrid w:linePitch="360"/>
        </w:sectPr>
      </w:pPr>
    </w:p>
    <w:p w14:paraId="02F0DA6A" w14:textId="2FCE2D95" w:rsidR="005D6D23" w:rsidRDefault="005D6D23" w:rsidP="005D6D23">
      <w:pPr>
        <w:pStyle w:val="Heading1"/>
        <w:rPr>
          <w:rFonts w:ascii="Times New Roman" w:hAnsi="Times New Roman" w:cs="Times New Roman"/>
        </w:rPr>
      </w:pPr>
      <w:r w:rsidRPr="00FB10CB">
        <w:rPr>
          <w:rFonts w:ascii="Times New Roman" w:hAnsi="Times New Roman" w:cs="Times New Roman"/>
        </w:rPr>
        <w:lastRenderedPageBreak/>
        <w:t>Bibliography</w:t>
      </w:r>
    </w:p>
    <w:p w14:paraId="5E45C3A7" w14:textId="77777777" w:rsidR="00F5619F" w:rsidRDefault="00F5619F" w:rsidP="00FB10CB">
      <w:pPr>
        <w:rPr>
          <w:rFonts w:ascii="Times New Roman" w:hAnsi="Times New Roman" w:cs="Times New Roman"/>
        </w:rPr>
      </w:pPr>
    </w:p>
    <w:p w14:paraId="66F756AA" w14:textId="77777777" w:rsidR="009C5DD6" w:rsidRPr="009C5DD6" w:rsidRDefault="00046C72" w:rsidP="009C5DD6">
      <w:pPr>
        <w:pStyle w:val="Bibliography"/>
        <w:rPr>
          <w:rFonts w:ascii="Times New Roman" w:hAnsi="Times New Roman" w:cs="Times New Roman"/>
        </w:rPr>
      </w:pPr>
      <w:r>
        <w:fldChar w:fldCharType="begin"/>
      </w:r>
      <w:r w:rsidR="00212D67">
        <w:instrText xml:space="preserve"> ADDIN ZOTERO_BIBL {"uncited":[],"omitted":[],"custom":[]} CSL_BIBLIOGRAPHY </w:instrText>
      </w:r>
      <w:r>
        <w:fldChar w:fldCharType="separate"/>
      </w:r>
      <w:r w:rsidR="009C5DD6" w:rsidRPr="009C5DD6">
        <w:rPr>
          <w:rFonts w:ascii="Times New Roman" w:hAnsi="Times New Roman" w:cs="Times New Roman"/>
        </w:rPr>
        <w:t xml:space="preserve">Armstrong, J.D. 2005. Spatial variation in population dynamics of juvenile Atlantic salmon: implications for conservation and management. J. Fish Biol. </w:t>
      </w:r>
      <w:r w:rsidR="009C5DD6" w:rsidRPr="009C5DD6">
        <w:rPr>
          <w:rFonts w:ascii="Times New Roman" w:hAnsi="Times New Roman" w:cs="Times New Roman"/>
          <w:b/>
          <w:bCs/>
        </w:rPr>
        <w:t>67</w:t>
      </w:r>
      <w:r w:rsidR="009C5DD6" w:rsidRPr="009C5DD6">
        <w:rPr>
          <w:rFonts w:ascii="Times New Roman" w:hAnsi="Times New Roman" w:cs="Times New Roman"/>
        </w:rPr>
        <w:t>. doi:10.1111/j.1095-8649.2005.00929.x.</w:t>
      </w:r>
    </w:p>
    <w:p w14:paraId="39C4A3A8"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Beaugrand, G., and Reid, P.C. 2012. Relationships between North Atlantic salmon, plankton, and hydroclimatic change in the Northeast Atlantic. ICES J. Mar. Sci. </w:t>
      </w:r>
      <w:r w:rsidRPr="009C5DD6">
        <w:rPr>
          <w:rFonts w:ascii="Times New Roman" w:hAnsi="Times New Roman" w:cs="Times New Roman"/>
          <w:b/>
          <w:bCs/>
        </w:rPr>
        <w:t>69</w:t>
      </w:r>
      <w:r w:rsidRPr="009C5DD6">
        <w:rPr>
          <w:rFonts w:ascii="Times New Roman" w:hAnsi="Times New Roman" w:cs="Times New Roman"/>
        </w:rPr>
        <w:t>(9): 1549–1562. doi:10.1093/icesjms/fss153.</w:t>
      </w:r>
    </w:p>
    <w:p w14:paraId="47C72D1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Chaput, G. 2012. Overview of the status of Atlantic salmon (Salmo salar) in the North Atlantic and trends in marine mortality. ICES J. Mar. Sci. doi:10.1093/icesjms/fss013.</w:t>
      </w:r>
    </w:p>
    <w:p w14:paraId="3F1982A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Chaput, G., Carr, J., Daniels, J., Tinker, S., Jonsen, I., and Whoriskey, F. 2019. Atlantic salmon (Salmo salar) smolt and early post-smolt migration and survival inferred from multi-year and multi-stock acoustic telemetry studies in the Gulf of St. Lawrence, northwest Atlantic. ICES J. Mar. Sci. </w:t>
      </w:r>
      <w:r w:rsidRPr="009C5DD6">
        <w:rPr>
          <w:rFonts w:ascii="Times New Roman" w:hAnsi="Times New Roman" w:cs="Times New Roman"/>
          <w:b/>
          <w:bCs/>
        </w:rPr>
        <w:t>76</w:t>
      </w:r>
      <w:r w:rsidRPr="009C5DD6">
        <w:rPr>
          <w:rFonts w:ascii="Times New Roman" w:hAnsi="Times New Roman" w:cs="Times New Roman"/>
        </w:rPr>
        <w:t>(4): 1107–1121. Oxford University Press. doi:10.1093/ICESJMS/FSY156.</w:t>
      </w:r>
    </w:p>
    <w:p w14:paraId="50B61C7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Dauphin, G.J.R. 2022. Information on Atlantic salmon (Salmo salar) from salmon fishing area 15 (Gulf New Brunswick) of relevance to the development of a 2nd COSEWIC status report. Can. Sci. Advis. Secr. Res. Doc. </w:t>
      </w:r>
      <w:r w:rsidRPr="009C5DD6">
        <w:rPr>
          <w:rFonts w:ascii="Times New Roman" w:hAnsi="Times New Roman" w:cs="Times New Roman"/>
          <w:b/>
          <w:bCs/>
        </w:rPr>
        <w:t>050</w:t>
      </w:r>
      <w:r w:rsidRPr="009C5DD6">
        <w:rPr>
          <w:rFonts w:ascii="Times New Roman" w:hAnsi="Times New Roman" w:cs="Times New Roman"/>
        </w:rPr>
        <w:t>.</w:t>
      </w:r>
    </w:p>
    <w:p w14:paraId="756E7B88"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Dauphin, G.J.R., Arsenault, M., Benwell, I., Biron, M., Cameron, P., Olive, A., Pickard, R., and Chaput, G. 2021. JUVENILE ATLANTIC SALMON (Salmo salar) MONITORING ACTIVITIES IN THE RESTIGOUCHE RIVER (SOUTHERN GULF OF ST. LAWRENCE, CANADA) 1972 TO 2019. Can. Data Rep. Fish. Aquat. Sci. </w:t>
      </w:r>
      <w:r w:rsidRPr="009C5DD6">
        <w:rPr>
          <w:rFonts w:ascii="Times New Roman" w:hAnsi="Times New Roman" w:cs="Times New Roman"/>
          <w:b/>
          <w:bCs/>
        </w:rPr>
        <w:t>1321</w:t>
      </w:r>
      <w:r w:rsidRPr="009C5DD6">
        <w:rPr>
          <w:rFonts w:ascii="Times New Roman" w:hAnsi="Times New Roman" w:cs="Times New Roman"/>
        </w:rPr>
        <w:t>.</w:t>
      </w:r>
    </w:p>
    <w:p w14:paraId="2A86181A" w14:textId="77777777" w:rsidR="009C5DD6" w:rsidRDefault="009C5DD6" w:rsidP="009C5DD6">
      <w:pPr>
        <w:pStyle w:val="Bibliography"/>
        <w:rPr>
          <w:rFonts w:ascii="Times New Roman" w:hAnsi="Times New Roman" w:cs="Times New Roman"/>
        </w:rPr>
      </w:pPr>
      <w:r w:rsidRPr="009C5DD6">
        <w:rPr>
          <w:rFonts w:ascii="Times New Roman" w:hAnsi="Times New Roman" w:cs="Times New Roman"/>
        </w:rPr>
        <w:t>Dauphin, G.J.R., Gillis, C.-A., and Chaput, G.J. 2023. Estimating multiple years, tributary-specific and overall Atlantic salmon smolt abundance in a large Canadian catchment using capture-mark-recapture experiments. J. Fish Biol. John Wiley &amp; Sons, Ltd. doi:10.1111/JFB.15586.</w:t>
      </w:r>
    </w:p>
    <w:p w14:paraId="75D47445" w14:textId="5B081EFA" w:rsidR="009803EA" w:rsidRPr="003436FD" w:rsidRDefault="009803EA" w:rsidP="009803EA">
      <w:pPr>
        <w:rPr>
          <w:rFonts w:ascii="Times New Roman" w:hAnsi="Times New Roman" w:cs="Times New Roman"/>
        </w:rPr>
      </w:pPr>
      <w:r w:rsidRPr="003436FD">
        <w:rPr>
          <w:rFonts w:ascii="Times New Roman" w:hAnsi="Times New Roman" w:cs="Times New Roman"/>
        </w:rPr>
        <w:t>Dauphin</w:t>
      </w:r>
      <w:r w:rsidR="006F4AB0" w:rsidRPr="003436FD">
        <w:rPr>
          <w:rFonts w:ascii="Times New Roman" w:hAnsi="Times New Roman" w:cs="Times New Roman"/>
        </w:rPr>
        <w:t xml:space="preserve">, G.J.R. 2024. </w:t>
      </w:r>
      <w:r w:rsidR="003436FD" w:rsidRPr="003436FD">
        <w:rPr>
          <w:rFonts w:ascii="Times New Roman" w:hAnsi="Times New Roman" w:cs="Times New Roman"/>
        </w:rPr>
        <w:t xml:space="preserve">Analysis repository for 2022 </w:t>
      </w:r>
      <w:r w:rsidR="003436FD">
        <w:rPr>
          <w:rFonts w:ascii="Times New Roman" w:hAnsi="Times New Roman" w:cs="Times New Roman"/>
        </w:rPr>
        <w:t xml:space="preserve">smolt </w:t>
      </w:r>
      <w:r w:rsidR="003436FD" w:rsidRPr="003436FD">
        <w:rPr>
          <w:rFonts w:ascii="Times New Roman" w:hAnsi="Times New Roman" w:cs="Times New Roman"/>
        </w:rPr>
        <w:t xml:space="preserve">study. </w:t>
      </w:r>
      <w:r w:rsidR="006F4AB0" w:rsidRPr="003436FD">
        <w:rPr>
          <w:rFonts w:ascii="Times New Roman" w:hAnsi="Times New Roman" w:cs="Times New Roman"/>
        </w:rPr>
        <w:t>https://github.com/guillaumed83/2022_smolt_movement</w:t>
      </w:r>
    </w:p>
    <w:p w14:paraId="7557757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Delgado, M.L., and Ruzzante, D.E. 2020. Investigating Diadromy in Fishes and Its Loss in an -Omics Era. iScience </w:t>
      </w:r>
      <w:r w:rsidRPr="009C5DD6">
        <w:rPr>
          <w:rFonts w:ascii="Times New Roman" w:hAnsi="Times New Roman" w:cs="Times New Roman"/>
          <w:b/>
          <w:bCs/>
        </w:rPr>
        <w:t>23</w:t>
      </w:r>
      <w:r w:rsidRPr="009C5DD6">
        <w:rPr>
          <w:rFonts w:ascii="Times New Roman" w:hAnsi="Times New Roman" w:cs="Times New Roman"/>
        </w:rPr>
        <w:t>(12): 101837. doi:10.1016/j.isci.2020.101837.</w:t>
      </w:r>
    </w:p>
    <w:p w14:paraId="3743004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Dempson, J.B., Robertson, M.J., Pennell, C.J., Furey, G., Bloom, M., Shears, M., Ollerhead, L.M.N., Clarke, K.D., Hinks, R., and Robertson, G.J. 2011. Residency time, migration route and survival of Atlantic salmon Salmo salar smolts in a Canadian fjord. J. Fish Biol. </w:t>
      </w:r>
      <w:r w:rsidRPr="009C5DD6">
        <w:rPr>
          <w:rFonts w:ascii="Times New Roman" w:hAnsi="Times New Roman" w:cs="Times New Roman"/>
          <w:b/>
          <w:bCs/>
        </w:rPr>
        <w:t>78</w:t>
      </w:r>
      <w:r w:rsidRPr="009C5DD6">
        <w:rPr>
          <w:rFonts w:ascii="Times New Roman" w:hAnsi="Times New Roman" w:cs="Times New Roman"/>
        </w:rPr>
        <w:t>(7): 1976–1992. doi:10.1111/J.1095-8649.2011.02971.X.</w:t>
      </w:r>
    </w:p>
    <w:p w14:paraId="206F2CF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DFO. 2023. Update of stock status indicators of Atlantic salmon (Salmo salar) in DFO Gulf region salmon fishing areas 15-18 for 2022. Canadian Science Advisory Secretariat, Moncton, NB.</w:t>
      </w:r>
    </w:p>
    <w:p w14:paraId="641CD2E6" w14:textId="6D3EE665"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Enzenhofer, H.J., and Cronkite, G. 2000. Fixed Location Hydroacoustic Estimation of Fish Migration in the Riverine Environment: An Operational Manual</w:t>
      </w:r>
      <w:r w:rsidR="00C635CA">
        <w:rPr>
          <w:rFonts w:ascii="Times New Roman" w:hAnsi="Times New Roman" w:cs="Times New Roman"/>
        </w:rPr>
        <w:t xml:space="preserve">. </w:t>
      </w:r>
      <w:r w:rsidR="00C635CA" w:rsidRPr="00112652">
        <w:rPr>
          <w:rFonts w:ascii="Times New Roman" w:hAnsi="Times New Roman" w:cs="Times New Roman"/>
        </w:rPr>
        <w:t>Can. Tech. Rep. Fish. Aquat. Sci. 2312: 46p</w:t>
      </w:r>
      <w:r w:rsidRPr="009C5DD6">
        <w:rPr>
          <w:rFonts w:ascii="Times New Roman" w:hAnsi="Times New Roman" w:cs="Times New Roman"/>
        </w:rPr>
        <w:t>.</w:t>
      </w:r>
    </w:p>
    <w:p w14:paraId="40D3B339"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Erkinaro, J., Czorlich, Y., Orell, P., Kuusela, J., Falkegård, M., Länsman, M., Pulkkinen, H., Primmer, C.R., and Niemelä, E. 2019. Life history variation across four decades in a diverse population complex of Atlantic salmon in a large subarctic river. Can. J. Fish. Aquat. Sci. </w:t>
      </w:r>
      <w:r w:rsidRPr="009C5DD6">
        <w:rPr>
          <w:rFonts w:ascii="Times New Roman" w:hAnsi="Times New Roman" w:cs="Times New Roman"/>
          <w:b/>
          <w:bCs/>
        </w:rPr>
        <w:t>76</w:t>
      </w:r>
      <w:r w:rsidRPr="009C5DD6">
        <w:rPr>
          <w:rFonts w:ascii="Times New Roman" w:hAnsi="Times New Roman" w:cs="Times New Roman"/>
        </w:rPr>
        <w:t>(1): 42–55. NRC Research Press. doi:10.1139/cjfas-2017-0343.</w:t>
      </w:r>
    </w:p>
    <w:p w14:paraId="148F5A3E"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Finstad, A.G., Armstrong, J.D., and Nislow, K.H. 2010. Freshwater Habitat Requirements of Atlantic Salmon. </w:t>
      </w:r>
      <w:r w:rsidRPr="009C5DD6">
        <w:rPr>
          <w:rFonts w:ascii="Times New Roman" w:hAnsi="Times New Roman" w:cs="Times New Roman"/>
          <w:i/>
          <w:iCs/>
        </w:rPr>
        <w:t>In</w:t>
      </w:r>
      <w:r w:rsidRPr="009C5DD6">
        <w:rPr>
          <w:rFonts w:ascii="Times New Roman" w:hAnsi="Times New Roman" w:cs="Times New Roman"/>
        </w:rPr>
        <w:t xml:space="preserve"> Atlantic Salmon Ecology. Wiley-Blackwell, Oxford, UK. pp. 67–87. doi:10.1002/9781444327755.ch3.</w:t>
      </w:r>
    </w:p>
    <w:p w14:paraId="5A85A96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Frechette, D.M., Dugdale, S.J., Dodson, J.J., and Bergeron, N.E. 2018. Understanding summertime thermal refuge use by adult Atlantic salmon using remote sensing, river temperature monitoring, and acoustic telemetry. Can. J. Fish. Aquat. Sci. </w:t>
      </w:r>
      <w:r w:rsidRPr="009C5DD6">
        <w:rPr>
          <w:rFonts w:ascii="Times New Roman" w:hAnsi="Times New Roman" w:cs="Times New Roman"/>
          <w:b/>
          <w:bCs/>
        </w:rPr>
        <w:t>75</w:t>
      </w:r>
      <w:r w:rsidRPr="009C5DD6">
        <w:rPr>
          <w:rFonts w:ascii="Times New Roman" w:hAnsi="Times New Roman" w:cs="Times New Roman"/>
        </w:rPr>
        <w:t>(11): 1999–2010. NRC Research Press. doi:10.1139/cjfas-2017-0422.</w:t>
      </w:r>
    </w:p>
    <w:p w14:paraId="54C0CD0D"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Friedland, K.D., Reddin, D.G., and Castonguay, M. 2003. Ocean thermal conditions in the post-smolt nursery of North American Atlantic salmon. ICES J. Mar. Sci. </w:t>
      </w:r>
      <w:r w:rsidRPr="009C5DD6">
        <w:rPr>
          <w:rFonts w:ascii="Times New Roman" w:hAnsi="Times New Roman" w:cs="Times New Roman"/>
          <w:b/>
          <w:bCs/>
        </w:rPr>
        <w:t>60</w:t>
      </w:r>
      <w:r w:rsidRPr="009C5DD6">
        <w:rPr>
          <w:rFonts w:ascii="Times New Roman" w:hAnsi="Times New Roman" w:cs="Times New Roman"/>
        </w:rPr>
        <w:t>(2): 343–355. doi:10.1016/S1054-3139(03)00022-5.</w:t>
      </w:r>
    </w:p>
    <w:p w14:paraId="03875680"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Friedland, K.D., Shank, B.V., Todd, C.D., McGinnity, P., and Nye, J.A. 2014. Differential response of continental stock complexes of Atlantic salmon (Salmo salar) to the Atlantic Multidecadal Oscillation. J. Mar. Syst. </w:t>
      </w:r>
      <w:r w:rsidRPr="009C5DD6">
        <w:rPr>
          <w:rFonts w:ascii="Times New Roman" w:hAnsi="Times New Roman" w:cs="Times New Roman"/>
          <w:b/>
          <w:bCs/>
        </w:rPr>
        <w:t>133</w:t>
      </w:r>
      <w:r w:rsidRPr="009C5DD6">
        <w:rPr>
          <w:rFonts w:ascii="Times New Roman" w:hAnsi="Times New Roman" w:cs="Times New Roman"/>
        </w:rPr>
        <w:t>: 77–87. doi:10.1016/j.jmarsys.2013.03.003.</w:t>
      </w:r>
    </w:p>
    <w:p w14:paraId="7A0E19C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Gelman, A., and Rubin, D.B. 1992. Inference from Iterative Simulation Using Multiple Sequences. Stat. Sci. </w:t>
      </w:r>
      <w:r w:rsidRPr="009C5DD6">
        <w:rPr>
          <w:rFonts w:ascii="Times New Roman" w:hAnsi="Times New Roman" w:cs="Times New Roman"/>
          <w:b/>
          <w:bCs/>
        </w:rPr>
        <w:t>7</w:t>
      </w:r>
      <w:r w:rsidRPr="009C5DD6">
        <w:rPr>
          <w:rFonts w:ascii="Times New Roman" w:hAnsi="Times New Roman" w:cs="Times New Roman"/>
        </w:rPr>
        <w:t>(4). doi:10.1214/ss/1177011136.</w:t>
      </w:r>
    </w:p>
    <w:p w14:paraId="09FEF63B"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Gregory, S.D., Ibbotson, A.T., Riley, W.D., Nevoux, M., Lauridsen, R.B., Russell, I.C., Britton, J.R., Gillingham, P.K., Simmons, O.M., Rivot, E., and Durif, C. 2019. Atlantic salmon return rate increases with smolt length. ICES J. Mar. Sci. </w:t>
      </w:r>
      <w:r w:rsidRPr="009C5DD6">
        <w:rPr>
          <w:rFonts w:ascii="Times New Roman" w:hAnsi="Times New Roman" w:cs="Times New Roman"/>
          <w:b/>
          <w:bCs/>
        </w:rPr>
        <w:t>76</w:t>
      </w:r>
      <w:r w:rsidRPr="009C5DD6">
        <w:rPr>
          <w:rFonts w:ascii="Times New Roman" w:hAnsi="Times New Roman" w:cs="Times New Roman"/>
        </w:rPr>
        <w:t>(6): 1702–1712. Oxford University Press. doi:10.1093/icesjms/fsz066.</w:t>
      </w:r>
    </w:p>
    <w:p w14:paraId="1538E55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Halfyard, E.A., Gibson, A.J.F., Stokesbury, M.J.W., Ruzzante, D.E., and Whoriskey, F.G. 2013. Correlates of estuarine survival of Atlantic salmon postsmolts from the Southern Upland, Nova Scotia, Canada. Can. J. Fish. Aquat. Sci. </w:t>
      </w:r>
      <w:r w:rsidRPr="009C5DD6">
        <w:rPr>
          <w:rFonts w:ascii="Times New Roman" w:hAnsi="Times New Roman" w:cs="Times New Roman"/>
          <w:b/>
          <w:bCs/>
        </w:rPr>
        <w:t>70</w:t>
      </w:r>
      <w:r w:rsidRPr="009C5DD6">
        <w:rPr>
          <w:rFonts w:ascii="Times New Roman" w:hAnsi="Times New Roman" w:cs="Times New Roman"/>
        </w:rPr>
        <w:t>(3): 452–460. doi:10.1139/CJFAS-2012-0287.</w:t>
      </w:r>
    </w:p>
    <w:p w14:paraId="42C20A8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Hansen, L.P., and Quinn, T.P. 1998. The marine phase of the Atlantic salmon ( </w:t>
      </w:r>
      <w:r w:rsidRPr="009C5DD6">
        <w:rPr>
          <w:rFonts w:ascii="Times New Roman" w:hAnsi="Times New Roman" w:cs="Times New Roman"/>
          <w:i/>
          <w:iCs/>
        </w:rPr>
        <w:t>Salmo salar</w:t>
      </w:r>
      <w:r w:rsidRPr="009C5DD6">
        <w:rPr>
          <w:rFonts w:ascii="Times New Roman" w:hAnsi="Times New Roman" w:cs="Times New Roman"/>
        </w:rPr>
        <w:t xml:space="preserve"> ) life cycle, with comparisons to Pacific salmon. Can. J. Fish. Aquat. Sci. </w:t>
      </w:r>
      <w:r w:rsidRPr="009C5DD6">
        <w:rPr>
          <w:rFonts w:ascii="Times New Roman" w:hAnsi="Times New Roman" w:cs="Times New Roman"/>
          <w:b/>
          <w:bCs/>
        </w:rPr>
        <w:t>55</w:t>
      </w:r>
      <w:r w:rsidRPr="009C5DD6">
        <w:rPr>
          <w:rFonts w:ascii="Times New Roman" w:hAnsi="Times New Roman" w:cs="Times New Roman"/>
        </w:rPr>
        <w:t>(S1): 104–118. doi:10.1139/d98-010.</w:t>
      </w:r>
    </w:p>
    <w:p w14:paraId="291A961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Harvey, A., Skaala, Ø., Borgstrøm, R., Fjeldheim, P.T., Christine Andersen, K., Rong Utne, K., Askeland Johnsen, I., Fiske, P., Winterthun, S., Knutar, S., Sægrov, H., Urdal, K., and Alan Glover, K. 2022. Time series covering up to four decades reveals major changes and drivers of marine growth and proportion of repeat spawners in an Atlantic salmon population. Ecol. Evol. </w:t>
      </w:r>
      <w:r w:rsidRPr="009C5DD6">
        <w:rPr>
          <w:rFonts w:ascii="Times New Roman" w:hAnsi="Times New Roman" w:cs="Times New Roman"/>
          <w:b/>
          <w:bCs/>
        </w:rPr>
        <w:t>12</w:t>
      </w:r>
      <w:r w:rsidRPr="009C5DD6">
        <w:rPr>
          <w:rFonts w:ascii="Times New Roman" w:hAnsi="Times New Roman" w:cs="Times New Roman"/>
        </w:rPr>
        <w:t>(4). John Wiley and Sons Ltd. doi:10.1002/ece3.8780.</w:t>
      </w:r>
    </w:p>
    <w:p w14:paraId="7BFBC66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Hawkes, J.P., Sheehan, T.F., and Stich, D.S. 2017. Assessment of early migration dynamics of river-specific hatchery Atlantic Salmon smolts. Trans. Am. Fish. Soc. </w:t>
      </w:r>
      <w:r w:rsidRPr="009C5DD6">
        <w:rPr>
          <w:rFonts w:ascii="Times New Roman" w:hAnsi="Times New Roman" w:cs="Times New Roman"/>
          <w:b/>
          <w:bCs/>
        </w:rPr>
        <w:t>146</w:t>
      </w:r>
      <w:r w:rsidRPr="009C5DD6">
        <w:rPr>
          <w:rFonts w:ascii="Times New Roman" w:hAnsi="Times New Roman" w:cs="Times New Roman"/>
        </w:rPr>
        <w:t>(6): 1279–1290. John Wiley and Sons Inc. doi:10.1080/00028487.2017.1370017.</w:t>
      </w:r>
    </w:p>
    <w:p w14:paraId="04F7D23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Hoar, W.S. 1988. 4 The Physiology of Smolting Salmonids. </w:t>
      </w:r>
      <w:r w:rsidRPr="009C5DD6">
        <w:rPr>
          <w:rFonts w:ascii="Times New Roman" w:hAnsi="Times New Roman" w:cs="Times New Roman"/>
          <w:i/>
          <w:iCs/>
        </w:rPr>
        <w:t>In</w:t>
      </w:r>
      <w:r w:rsidRPr="009C5DD6">
        <w:rPr>
          <w:rFonts w:ascii="Times New Roman" w:hAnsi="Times New Roman" w:cs="Times New Roman"/>
        </w:rPr>
        <w:t xml:space="preserve"> Fish Physiology. Elsevier. pp. 275–343. doi:10.1016/S1546-5098(08)60216-2.</w:t>
      </w:r>
    </w:p>
    <w:p w14:paraId="3248254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Ibbotson, A.T., Beaumont, W.R.C., Pinder, A., Welton, S., and Ladle, M. 2006. Diel migration patterns of Atlantic salmon smolts with particular reference to the absence of crepuscular migration. Ecol. Freshw. Fish </w:t>
      </w:r>
      <w:r w:rsidRPr="009C5DD6">
        <w:rPr>
          <w:rFonts w:ascii="Times New Roman" w:hAnsi="Times New Roman" w:cs="Times New Roman"/>
          <w:b/>
          <w:bCs/>
        </w:rPr>
        <w:t>15</w:t>
      </w:r>
      <w:r w:rsidRPr="009C5DD6">
        <w:rPr>
          <w:rFonts w:ascii="Times New Roman" w:hAnsi="Times New Roman" w:cs="Times New Roman"/>
        </w:rPr>
        <w:t>(4): 544–551. doi:10.1111/j.1600-0633.2006.00194.x.</w:t>
      </w:r>
    </w:p>
    <w:p w14:paraId="14CAEF7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ICES. 2021. Working Group on North Atlantic Salmon. [object Object]. doi:10.17895/ICES.PUB.7923.</w:t>
      </w:r>
    </w:p>
    <w:p w14:paraId="48512D1A"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Jonsson, N., and Jonsson, B. 2003. Energy allocation among developmental stages, age groups, and types of Atlantic salmon (Salmo salar) spawners. Can. J. Fish. Aquat. Sci. </w:t>
      </w:r>
      <w:r w:rsidRPr="009C5DD6">
        <w:rPr>
          <w:rFonts w:ascii="Times New Roman" w:hAnsi="Times New Roman" w:cs="Times New Roman"/>
          <w:b/>
          <w:bCs/>
        </w:rPr>
        <w:t>60</w:t>
      </w:r>
      <w:r w:rsidRPr="009C5DD6">
        <w:rPr>
          <w:rFonts w:ascii="Times New Roman" w:hAnsi="Times New Roman" w:cs="Times New Roman"/>
        </w:rPr>
        <w:t>(5): 506–516. NRC Research Press. doi:10.1139/f03-042.</w:t>
      </w:r>
    </w:p>
    <w:p w14:paraId="6D3C10DD"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Jonsson, N., and Jonsson, B. 2004. Size and age of maturity of Atlantic salmon correlate with the North Atlantic Oscillation Index (NAOI). J. Fish Biol. </w:t>
      </w:r>
      <w:r w:rsidRPr="009C5DD6">
        <w:rPr>
          <w:rFonts w:ascii="Times New Roman" w:hAnsi="Times New Roman" w:cs="Times New Roman"/>
          <w:b/>
          <w:bCs/>
        </w:rPr>
        <w:t>64</w:t>
      </w:r>
      <w:r w:rsidRPr="009C5DD6">
        <w:rPr>
          <w:rFonts w:ascii="Times New Roman" w:hAnsi="Times New Roman" w:cs="Times New Roman"/>
        </w:rPr>
        <w:t>(1): 241–247. doi:10.1111/j.1095-8649.2004.00269.x.</w:t>
      </w:r>
    </w:p>
    <w:p w14:paraId="345FE6FF"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Kessel, S.T., Hussey, N.E., Webber, D.M., Gruber, S.H., Young, J.M., Smale, M.J., and Fisk, A.T. 2015. Close proximity detection interference with acoustic telemetry: the importance of considering tag power output in low ambient noise environments. Anim. Biotelemetry </w:t>
      </w:r>
      <w:r w:rsidRPr="009C5DD6">
        <w:rPr>
          <w:rFonts w:ascii="Times New Roman" w:hAnsi="Times New Roman" w:cs="Times New Roman"/>
          <w:b/>
          <w:bCs/>
        </w:rPr>
        <w:t>3</w:t>
      </w:r>
      <w:r w:rsidRPr="009C5DD6">
        <w:rPr>
          <w:rFonts w:ascii="Times New Roman" w:hAnsi="Times New Roman" w:cs="Times New Roman"/>
        </w:rPr>
        <w:t>(1): 5. doi:10.1186/s40317-015-0023-1.</w:t>
      </w:r>
    </w:p>
    <w:p w14:paraId="5E2D901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Klemetsen, A., Amundsen, P. ‐A., Dempson, J.B., Jonsson, B., Jonsson, N., O’Connell, M.F., and Mortensen, E. 2003. Atlantic salmon Salmo salar L., brown trout Salmo trutta L. and Arctic charr Salvelinus alpinus (L.): a review of aspects of their life histories. Ecol. Freshw. Fish </w:t>
      </w:r>
      <w:r w:rsidRPr="009C5DD6">
        <w:rPr>
          <w:rFonts w:ascii="Times New Roman" w:hAnsi="Times New Roman" w:cs="Times New Roman"/>
          <w:b/>
          <w:bCs/>
        </w:rPr>
        <w:t>12</w:t>
      </w:r>
      <w:r w:rsidRPr="009C5DD6">
        <w:rPr>
          <w:rFonts w:ascii="Times New Roman" w:hAnsi="Times New Roman" w:cs="Times New Roman"/>
        </w:rPr>
        <w:t>(1): 1–59. doi:10.1034/j.1600-0633.2003.00010.x.</w:t>
      </w:r>
    </w:p>
    <w:p w14:paraId="14FD98D3"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Kocik, J.F., Hawkes, J., and Sheehan, T. 2009. Assessing Estuarine and Coastal Migration and Survival of Wild Atlantic Salmon Smolts from the Narraguagus River, Maine Using Ultrasonic Telemetry. doi:https://doi.org/10.47886/9781934874080.ch19.</w:t>
      </w:r>
    </w:p>
    <w:p w14:paraId="5FDCA1A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Lennox, R.J., Aarestrup, K., Alós, J., Arlinghaus, R., Aspillaga, E., Bertram, M.G., Birnie-Gauvin, K., Brodin, T., Cooke, S.J., Dahlmo, L.S., Dhellemmes, F., Gjelland, K.Ø., Hellström, G., Hershey, H., Holbrook, C., Klefoth, T., Lowerre-Barbieri, S., Monk, C.T., Nilsen, C.I., Pauwels, I., Pickholtz, R., Prchalová, M., Reubens, J., Říha, M., Villegas-Ríos, D., Vollset, K.W., Westrelin, S., and Baktoft, H. 2023. Positioning aquatic animals with acoustic transmitters. Methods Ecol. Evol. </w:t>
      </w:r>
      <w:r w:rsidRPr="009C5DD6">
        <w:rPr>
          <w:rFonts w:ascii="Times New Roman" w:hAnsi="Times New Roman" w:cs="Times New Roman"/>
          <w:b/>
          <w:bCs/>
        </w:rPr>
        <w:t>14</w:t>
      </w:r>
      <w:r w:rsidRPr="009C5DD6">
        <w:rPr>
          <w:rFonts w:ascii="Times New Roman" w:hAnsi="Times New Roman" w:cs="Times New Roman"/>
        </w:rPr>
        <w:t>(10): 2514–2530. doi:10.1111/2041-210X.14191.</w:t>
      </w:r>
    </w:p>
    <w:p w14:paraId="2E327D0E"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McCormick, S.D., Hansen, L.P., Quinn, T.P., and Saunders, R.L. 1998. Movement, migration, and smolting of Atlantic salmon ( </w:t>
      </w:r>
      <w:r w:rsidRPr="009C5DD6">
        <w:rPr>
          <w:rFonts w:ascii="Times New Roman" w:hAnsi="Times New Roman" w:cs="Times New Roman"/>
          <w:i/>
          <w:iCs/>
        </w:rPr>
        <w:t>Salmo salar</w:t>
      </w:r>
      <w:r w:rsidRPr="009C5DD6">
        <w:rPr>
          <w:rFonts w:ascii="Times New Roman" w:hAnsi="Times New Roman" w:cs="Times New Roman"/>
        </w:rPr>
        <w:t xml:space="preserve"> ). Can. J. Fish. Aquat. Sci. </w:t>
      </w:r>
      <w:r w:rsidRPr="009C5DD6">
        <w:rPr>
          <w:rFonts w:ascii="Times New Roman" w:hAnsi="Times New Roman" w:cs="Times New Roman"/>
          <w:b/>
          <w:bCs/>
        </w:rPr>
        <w:t>55</w:t>
      </w:r>
      <w:r w:rsidRPr="009C5DD6">
        <w:rPr>
          <w:rFonts w:ascii="Times New Roman" w:hAnsi="Times New Roman" w:cs="Times New Roman"/>
        </w:rPr>
        <w:t>(S1): 77–92. doi:10.1139/d98-011.</w:t>
      </w:r>
    </w:p>
    <w:p w14:paraId="61F43F73"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McCormick, S.D., Regish, A.M., Christensen, A.K., and Björnsson, B.T. 2013. Differential regulation of sodium-potassium pump isoforms during smolt development and seawater exposure of atlantic salmon. J. Exp. Biol. </w:t>
      </w:r>
      <w:r w:rsidRPr="009C5DD6">
        <w:rPr>
          <w:rFonts w:ascii="Times New Roman" w:hAnsi="Times New Roman" w:cs="Times New Roman"/>
          <w:b/>
          <w:bCs/>
        </w:rPr>
        <w:t>216</w:t>
      </w:r>
      <w:r w:rsidRPr="009C5DD6">
        <w:rPr>
          <w:rFonts w:ascii="Times New Roman" w:hAnsi="Times New Roman" w:cs="Times New Roman"/>
        </w:rPr>
        <w:t>(7): 1142–1151. doi:10.1242/JEB.080440.</w:t>
      </w:r>
    </w:p>
    <w:p w14:paraId="723315E9"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McDowall, R.M. 2008. Diadromy, history and ecology: a question of scale. Hydrobiologia </w:t>
      </w:r>
      <w:r w:rsidRPr="009C5DD6">
        <w:rPr>
          <w:rFonts w:ascii="Times New Roman" w:hAnsi="Times New Roman" w:cs="Times New Roman"/>
          <w:b/>
          <w:bCs/>
        </w:rPr>
        <w:t>602</w:t>
      </w:r>
      <w:r w:rsidRPr="009C5DD6">
        <w:rPr>
          <w:rFonts w:ascii="Times New Roman" w:hAnsi="Times New Roman" w:cs="Times New Roman"/>
        </w:rPr>
        <w:t>(1): 5–14. doi:10.1007/s10750-008-9290-7.</w:t>
      </w:r>
    </w:p>
    <w:p w14:paraId="2CDC848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Mills, K.E., Pershing, A.J., Sheehan, T.F., and Mountain, D. 2013. Climate and ecosystem linkages explain widespread declines in North American Atlantic salmon populations. Glob. Change Biol. </w:t>
      </w:r>
      <w:r w:rsidRPr="009C5DD6">
        <w:rPr>
          <w:rFonts w:ascii="Times New Roman" w:hAnsi="Times New Roman" w:cs="Times New Roman"/>
          <w:b/>
          <w:bCs/>
        </w:rPr>
        <w:t>19</w:t>
      </w:r>
      <w:r w:rsidRPr="009C5DD6">
        <w:rPr>
          <w:rFonts w:ascii="Times New Roman" w:hAnsi="Times New Roman" w:cs="Times New Roman"/>
        </w:rPr>
        <w:t>(10): 3046–3061. doi:10.1111/gcb.12298.</w:t>
      </w:r>
    </w:p>
    <w:p w14:paraId="22D42241"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Mobley, K.B., Aykanat, T., Czorlich, Y., House, A., Kurko, J., Miettinen, A., Moustakas-Verho, J., Salgado, A., Sinclair-Waters, M., Verta, J.-P., and Primmer, C.R. 2021. Maturation in Atlantic salmon (Salmo salar, Salmonidae): a synthesis of ecological, genetic, and molecular processes. Rev. Fish Biol. Fish. </w:t>
      </w:r>
      <w:r w:rsidRPr="009C5DD6">
        <w:rPr>
          <w:rFonts w:ascii="Times New Roman" w:hAnsi="Times New Roman" w:cs="Times New Roman"/>
          <w:b/>
          <w:bCs/>
        </w:rPr>
        <w:t>31</w:t>
      </w:r>
      <w:r w:rsidRPr="009C5DD6">
        <w:rPr>
          <w:rFonts w:ascii="Times New Roman" w:hAnsi="Times New Roman" w:cs="Times New Roman"/>
        </w:rPr>
        <w:t>(3): 523–571. doi:10.1007/s11160-021-09656-w.</w:t>
      </w:r>
    </w:p>
    <w:p w14:paraId="3F32E5D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Moore, A., Potter, E.C.E., Milner, N.J., and Bamber, S. 1995. The migratory behaviour of wild Atlantic salmon ( </w:t>
      </w:r>
      <w:r w:rsidRPr="009C5DD6">
        <w:rPr>
          <w:rFonts w:ascii="Times New Roman" w:hAnsi="Times New Roman" w:cs="Times New Roman"/>
          <w:i/>
          <w:iCs/>
        </w:rPr>
        <w:t>Salmo salar</w:t>
      </w:r>
      <w:r w:rsidRPr="009C5DD6">
        <w:rPr>
          <w:rFonts w:ascii="Times New Roman" w:hAnsi="Times New Roman" w:cs="Times New Roman"/>
        </w:rPr>
        <w:t xml:space="preserve"> ) smolts in the estuary of the River Conwy, North Wales. Can. J. Fish. Aquat. Sci. </w:t>
      </w:r>
      <w:r w:rsidRPr="009C5DD6">
        <w:rPr>
          <w:rFonts w:ascii="Times New Roman" w:hAnsi="Times New Roman" w:cs="Times New Roman"/>
          <w:b/>
          <w:bCs/>
        </w:rPr>
        <w:t>52</w:t>
      </w:r>
      <w:r w:rsidRPr="009C5DD6">
        <w:rPr>
          <w:rFonts w:ascii="Times New Roman" w:hAnsi="Times New Roman" w:cs="Times New Roman"/>
        </w:rPr>
        <w:t>(9): 1923–1935. doi:10.1139/f95-784.</w:t>
      </w:r>
    </w:p>
    <w:p w14:paraId="1EA834DC"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lastRenderedPageBreak/>
        <w:t xml:space="preserve">Olmos, M., Massiot-Granier, F., Prévost, E., Chaput, G., Bradbury, I.R., Nevoux, M., and Rivot, E. 2019. Evidence for spatial coherence in time trends of marine life history traits of Atlantic salmon in the North Atlantic. Fish Fish. </w:t>
      </w:r>
      <w:r w:rsidRPr="009C5DD6">
        <w:rPr>
          <w:rFonts w:ascii="Times New Roman" w:hAnsi="Times New Roman" w:cs="Times New Roman"/>
          <w:b/>
          <w:bCs/>
        </w:rPr>
        <w:t>20</w:t>
      </w:r>
      <w:r w:rsidRPr="009C5DD6">
        <w:rPr>
          <w:rFonts w:ascii="Times New Roman" w:hAnsi="Times New Roman" w:cs="Times New Roman"/>
        </w:rPr>
        <w:t>(2): 322–342. Blackwell Publishing Ltd. doi:10.1111/faf.12345.</w:t>
      </w:r>
    </w:p>
    <w:p w14:paraId="3600A7E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Olmos, M., Payne, M.R., Nevoux, M., Prévost, E., Chaput, G., Du Pontavice, H., Guitton, J., Sheehan, T., Mills, K., and Rivot, E. 2020. Spatial synchrony in the response of a long range migratory species (Salmo salar) to climate change in the North Atlantic Ocean. Glob. Change Biol. </w:t>
      </w:r>
      <w:r w:rsidRPr="009C5DD6">
        <w:rPr>
          <w:rFonts w:ascii="Times New Roman" w:hAnsi="Times New Roman" w:cs="Times New Roman"/>
          <w:b/>
          <w:bCs/>
        </w:rPr>
        <w:t>26</w:t>
      </w:r>
      <w:r w:rsidRPr="009C5DD6">
        <w:rPr>
          <w:rFonts w:ascii="Times New Roman" w:hAnsi="Times New Roman" w:cs="Times New Roman"/>
        </w:rPr>
        <w:t>(3): 1319–1337. Blackwell Publishing Ltd. doi:10.1111/gcb.14913.</w:t>
      </w:r>
    </w:p>
    <w:p w14:paraId="52360370"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Otero, J., L’Abée-Lund, J.H., Castro-Santos, T., Leonardsson, K., Storvik, G.O., Jonsson, B., Dempson, B., Russell, I.C., Jensen, A.J., Baglinière, J.L., Dionne, M., Armstrong, J.D., Romakkaniemi, A., Letcher, B.H., Kocik, J.F., Erkinaro, J., Poole, R., Rogan, G., Lundqvist, H., Maclean, J.C., Jokikokko, E., Arnekleiv, J.V., Kennedy, R.J., Niemelä, E., Caballero, P., Music, P.A., Antonsson, T., Gudjonsson, S., Veselov, A.E., Lamberg, A., Groom, S., Taylor, B.H., Taberner, M., Dillane, M., Arnason, F., Horton, G., Hvidsten, N.A., Jonsson, I.R., Jonsson, N., Mckelvey, S., Næsje, T.F., Skaala, Ø., Smith, G.W., Sægrov, H., Stenseth, N.C., and Vøllestad, L.A. 2014. Basin-scale phenology and effects of climate variability on global timing of initial seaward migration of Atlantic salmon (Salmo salar). Glob. Change Biol. </w:t>
      </w:r>
      <w:r w:rsidRPr="009C5DD6">
        <w:rPr>
          <w:rFonts w:ascii="Times New Roman" w:hAnsi="Times New Roman" w:cs="Times New Roman"/>
          <w:b/>
          <w:bCs/>
        </w:rPr>
        <w:t>20</w:t>
      </w:r>
      <w:r w:rsidRPr="009C5DD6">
        <w:rPr>
          <w:rFonts w:ascii="Times New Roman" w:hAnsi="Times New Roman" w:cs="Times New Roman"/>
        </w:rPr>
        <w:t>(1): 61–75. doi:10.1111/gcb.12363.</w:t>
      </w:r>
    </w:p>
    <w:p w14:paraId="7D2EB43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Prunet, P., and Boeuf, G. 1985. Plasma prolactin level during transfer of rainbow trout (Salmo gairdneri) and Atlantic salmon (Salmo salar) from fresh water to sea water. Aquaculture </w:t>
      </w:r>
      <w:r w:rsidRPr="009C5DD6">
        <w:rPr>
          <w:rFonts w:ascii="Times New Roman" w:hAnsi="Times New Roman" w:cs="Times New Roman"/>
          <w:b/>
          <w:bCs/>
        </w:rPr>
        <w:t>45</w:t>
      </w:r>
      <w:r w:rsidRPr="009C5DD6">
        <w:rPr>
          <w:rFonts w:ascii="Times New Roman" w:hAnsi="Times New Roman" w:cs="Times New Roman"/>
        </w:rPr>
        <w:t>(1–4): 167–176. doi:10.1016/0044-8486(85)90267-4.</w:t>
      </w:r>
    </w:p>
    <w:p w14:paraId="03C42AE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Quinn, T.P., and Myers, K.W. 2004. Anadromy and the marine migrations of Pacific salmon and trout: Rounsefell revisited. Rev. Fish Biol. Fish. </w:t>
      </w:r>
      <w:r w:rsidRPr="009C5DD6">
        <w:rPr>
          <w:rFonts w:ascii="Times New Roman" w:hAnsi="Times New Roman" w:cs="Times New Roman"/>
          <w:b/>
          <w:bCs/>
        </w:rPr>
        <w:t>14</w:t>
      </w:r>
      <w:r w:rsidRPr="009C5DD6">
        <w:rPr>
          <w:rFonts w:ascii="Times New Roman" w:hAnsi="Times New Roman" w:cs="Times New Roman"/>
        </w:rPr>
        <w:t>(4): 421–442. doi:10.1007/s11160-005-0802-5.</w:t>
      </w:r>
    </w:p>
    <w:p w14:paraId="17AE84B6"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Russell, I.C., Aprahamian, M.W., Barry, J., Davidson, I.C., Fiske, P., Ibbotson, A.T., Kennedy, R.J., Maclean, J.C., Moore, A., Otero, J., Potter, T. (E. C.E.), and Todd, C.D. 2012. The influence of the freshwater environment and the biological characteristics of Atlantic salmon smolts on their subsequent marine survival. ICES J. Mar. Sci. </w:t>
      </w:r>
      <w:r w:rsidRPr="009C5DD6">
        <w:rPr>
          <w:rFonts w:ascii="Times New Roman" w:hAnsi="Times New Roman" w:cs="Times New Roman"/>
          <w:b/>
          <w:bCs/>
        </w:rPr>
        <w:t>69</w:t>
      </w:r>
      <w:r w:rsidRPr="009C5DD6">
        <w:rPr>
          <w:rFonts w:ascii="Times New Roman" w:hAnsi="Times New Roman" w:cs="Times New Roman"/>
        </w:rPr>
        <w:t>(9): 1563–1573. doi:10.1093/icesjms/fsr208.</w:t>
      </w:r>
    </w:p>
    <w:p w14:paraId="1D25F4B7"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van de Schoot, R., Depaoli, S., King, R., Kramer, B., Märtens, K., Tadesse, M.G., Vannucci, M., Gelman, A., Veen, D., Willemsen, J., and Yau, C. 2021. Bayesian statistics and modelling. Nat. Rev. Methods Primer </w:t>
      </w:r>
      <w:r w:rsidRPr="009C5DD6">
        <w:rPr>
          <w:rFonts w:ascii="Times New Roman" w:hAnsi="Times New Roman" w:cs="Times New Roman"/>
          <w:b/>
          <w:bCs/>
        </w:rPr>
        <w:t>1</w:t>
      </w:r>
      <w:r w:rsidRPr="009C5DD6">
        <w:rPr>
          <w:rFonts w:ascii="Times New Roman" w:hAnsi="Times New Roman" w:cs="Times New Roman"/>
        </w:rPr>
        <w:t>(1): 1. Springer Nature. doi:10.1038/s43586-020-00001-2.</w:t>
      </w:r>
    </w:p>
    <w:p w14:paraId="5429C59B"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Bliss, D., Breau, C., Damon‐Randall, K., Sundt‐Hansen, L.E., Hatfield, E.M.C., Horsburgh, G., Hansen, H., Maoiléidigh, N.Ó., Sheehan, T., and Sutton, S.G. 2021. Atlantic salmon in a rapidly changing environment—Facing the challenges of reduced marine survival and climate change. Aquat. Conserv. Mar. Freshw. Ecosyst. </w:t>
      </w:r>
      <w:r w:rsidRPr="009C5DD6">
        <w:rPr>
          <w:rFonts w:ascii="Times New Roman" w:hAnsi="Times New Roman" w:cs="Times New Roman"/>
          <w:b/>
          <w:bCs/>
        </w:rPr>
        <w:t>31</w:t>
      </w:r>
      <w:r w:rsidRPr="009C5DD6">
        <w:rPr>
          <w:rFonts w:ascii="Times New Roman" w:hAnsi="Times New Roman" w:cs="Times New Roman"/>
        </w:rPr>
        <w:t>(9): 2654–2665. doi:10.1002/aqc.3624.</w:t>
      </w:r>
    </w:p>
    <w:p w14:paraId="618E9CD4"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Whoriskey, F., Rikardsen, A.H., and Aarestrup, K. 2010. Aquatic Nomads: The Life and Migrations of the Atlantic Salmon. </w:t>
      </w:r>
      <w:r w:rsidRPr="009C5DD6">
        <w:rPr>
          <w:rFonts w:ascii="Times New Roman" w:hAnsi="Times New Roman" w:cs="Times New Roman"/>
          <w:i/>
          <w:iCs/>
        </w:rPr>
        <w:t>In</w:t>
      </w:r>
      <w:r w:rsidRPr="009C5DD6">
        <w:rPr>
          <w:rFonts w:ascii="Times New Roman" w:hAnsi="Times New Roman" w:cs="Times New Roman"/>
        </w:rPr>
        <w:t xml:space="preserve"> Atlantic Salmon Ecology. Wiley-Blackwell, Oxford, UK. pp. 1–32. doi:10.1002/9781444327755.ch1.</w:t>
      </w:r>
    </w:p>
    <w:p w14:paraId="372362D5" w14:textId="77777777" w:rsidR="009C5DD6" w:rsidRPr="009C5DD6" w:rsidRDefault="009C5DD6" w:rsidP="009C5DD6">
      <w:pPr>
        <w:pStyle w:val="Bibliography"/>
        <w:rPr>
          <w:rFonts w:ascii="Times New Roman" w:hAnsi="Times New Roman" w:cs="Times New Roman"/>
        </w:rPr>
      </w:pPr>
      <w:r w:rsidRPr="009C5DD6">
        <w:rPr>
          <w:rFonts w:ascii="Times New Roman" w:hAnsi="Times New Roman" w:cs="Times New Roman"/>
        </w:rPr>
        <w:t xml:space="preserve">Thorstad, E.B., Whoriskey, F., Uglem, I., Moore, A., Rikardsen, A.H., and Finstad, B. 2012. A critical life stage of the Atlantic salmon Salmo salar: Behaviour and survival during the smolt and initial post-smolt migration. J. Fish Biol. </w:t>
      </w:r>
      <w:r w:rsidRPr="009C5DD6">
        <w:rPr>
          <w:rFonts w:ascii="Times New Roman" w:hAnsi="Times New Roman" w:cs="Times New Roman"/>
          <w:b/>
          <w:bCs/>
        </w:rPr>
        <w:t>81</w:t>
      </w:r>
      <w:r w:rsidRPr="009C5DD6">
        <w:rPr>
          <w:rFonts w:ascii="Times New Roman" w:hAnsi="Times New Roman" w:cs="Times New Roman"/>
        </w:rPr>
        <w:t>(2): 500–542. doi:10.1111/J.1095-8649.2012.03370.X.</w:t>
      </w:r>
    </w:p>
    <w:p w14:paraId="3859DC5F" w14:textId="123E0AC4" w:rsidR="00046C72" w:rsidRDefault="00046C72" w:rsidP="00FB10CB">
      <w:pPr>
        <w:rPr>
          <w:rFonts w:ascii="Times New Roman" w:hAnsi="Times New Roman" w:cs="Times New Roman"/>
        </w:rPr>
      </w:pPr>
      <w:r>
        <w:rPr>
          <w:rFonts w:ascii="Times New Roman" w:hAnsi="Times New Roman" w:cs="Times New Roman"/>
        </w:rPr>
        <w:fldChar w:fldCharType="end"/>
      </w:r>
    </w:p>
    <w:p w14:paraId="4FEF77D6" w14:textId="77777777" w:rsidR="00980BF7" w:rsidRPr="002B17D1" w:rsidRDefault="00980BF7" w:rsidP="002B17D1">
      <w:pPr>
        <w:spacing w:line="240" w:lineRule="auto"/>
        <w:rPr>
          <w:rFonts w:ascii="Times New Roman" w:hAnsi="Times New Roman" w:cs="Times New Roman"/>
          <w:lang w:val="en-CA"/>
        </w:rPr>
      </w:pPr>
    </w:p>
    <w:p w14:paraId="2E50D355" w14:textId="77777777" w:rsidR="002B17D1" w:rsidRPr="00FD6F3B" w:rsidRDefault="002B17D1" w:rsidP="002B17D1">
      <w:pPr>
        <w:pStyle w:val="NormalWeb"/>
        <w:ind w:left="480" w:hanging="480"/>
        <w:rPr>
          <w:sz w:val="22"/>
          <w:szCs w:val="22"/>
        </w:rPr>
      </w:pPr>
    </w:p>
    <w:p w14:paraId="07B85678" w14:textId="77777777" w:rsidR="00C11CB8" w:rsidRDefault="00C11CB8" w:rsidP="00C11CB8">
      <w:pPr>
        <w:rPr>
          <w:rFonts w:ascii="Times New Roman" w:hAnsi="Times New Roman" w:cs="Times New Roman"/>
        </w:rPr>
      </w:pPr>
    </w:p>
    <w:p w14:paraId="32F2C8A6" w14:textId="04EB1D89" w:rsidR="00C11CB8" w:rsidRPr="00A941EC" w:rsidRDefault="00A941EC" w:rsidP="000D2C82">
      <w:pPr>
        <w:rPr>
          <w:rFonts w:ascii="Times New Roman" w:hAnsi="Times New Roman" w:cs="Times New Roman"/>
        </w:rPr>
      </w:pPr>
      <w:r w:rsidRPr="00A941EC">
        <w:rPr>
          <w:rFonts w:ascii="Times New Roman" w:hAnsi="Times New Roman" w:cs="Times New Roman"/>
        </w:rPr>
        <w:t>DFO. 2023. Update of stock status indicators of Atlantic Salmon (Salmo salar) in DFO Gulf Region Salmon Fishing Areas 15 - 18 for 2022. DFO Can. Sci. Advis. Sec. Sci. Resp. 2023/035.</w:t>
      </w:r>
      <w:commentRangeStart w:id="11"/>
    </w:p>
    <w:p w14:paraId="5632211A" w14:textId="686DD44D" w:rsidR="00E202A5" w:rsidRDefault="00E202A5" w:rsidP="00E202A5">
      <w:pPr>
        <w:rPr>
          <w:rFonts w:ascii="Times New Roman" w:hAnsi="Times New Roman" w:cs="Times New Roman"/>
          <w:highlight w:val="yellow"/>
        </w:rPr>
      </w:pPr>
      <w:r w:rsidRPr="00071D34">
        <w:rPr>
          <w:rFonts w:ascii="Times New Roman" w:hAnsi="Times New Roman" w:cs="Times New Roman"/>
          <w:highlight w:val="yellow"/>
        </w:rPr>
        <w:t>Martyn Plummer. rjags: Bayesian Graphical Models using MCMC, 2023. URL https://CRAN.R-project.org/package=rjags. R package version 4-14.</w:t>
      </w:r>
    </w:p>
    <w:p w14:paraId="3F5C1EDC" w14:textId="740D246B" w:rsidR="00E202A5" w:rsidRPr="00071D34" w:rsidRDefault="00E202A5" w:rsidP="00E202A5">
      <w:pPr>
        <w:rPr>
          <w:rFonts w:ascii="Times New Roman" w:hAnsi="Times New Roman" w:cs="Times New Roman"/>
          <w:highlight w:val="yellow"/>
        </w:rPr>
      </w:pPr>
      <w:r w:rsidRPr="00071D34">
        <w:rPr>
          <w:rFonts w:ascii="Times New Roman" w:hAnsi="Times New Roman" w:cs="Times New Roman"/>
          <w:highlight w:val="yellow"/>
        </w:rPr>
        <w:t>Yu-Sung Su and Masanao Yajima. R2jags: Using R to Run ’JAGS’, 2021. URL https://CRAN.R-project.org/package=R2jags. R package version 0.7-1.</w:t>
      </w:r>
    </w:p>
    <w:p w14:paraId="4D697E40" w14:textId="01BFE178" w:rsidR="00FB10CB" w:rsidRDefault="00A8569A" w:rsidP="00E202A5">
      <w:pPr>
        <w:rPr>
          <w:rFonts w:ascii="Times New Roman" w:hAnsi="Times New Roman" w:cs="Times New Roman"/>
        </w:rPr>
      </w:pPr>
      <w:r w:rsidRPr="00A8569A">
        <w:rPr>
          <w:rFonts w:ascii="Times New Roman" w:hAnsi="Times New Roman" w:cs="Times New Roman"/>
        </w:rPr>
        <w:t>R Core Team (2024). _R: A Language and Environment for Statistical Computing_. R Foundation for Statistical Computing, Vienna, Austria. &lt;https://www.R-project.org/&gt;.</w:t>
      </w:r>
      <w:commentRangeEnd w:id="11"/>
      <w:r w:rsidR="00401028">
        <w:rPr>
          <w:rStyle w:val="CommentReference"/>
        </w:rPr>
        <w:commentReference w:id="11"/>
      </w:r>
    </w:p>
    <w:p w14:paraId="764C9731" w14:textId="73512F41" w:rsidR="00FB10CB" w:rsidRDefault="00FB10CB" w:rsidP="00FB10CB"/>
    <w:p w14:paraId="3143A7FA" w14:textId="77777777" w:rsidR="00FB10CB" w:rsidRDefault="00FB10CB" w:rsidP="00FB10CB">
      <w:pPr>
        <w:sectPr w:rsidR="00FB10CB" w:rsidSect="00694BA0">
          <w:pgSz w:w="12240" w:h="15840"/>
          <w:pgMar w:top="1440" w:right="1440" w:bottom="1440" w:left="1440" w:header="720" w:footer="720" w:gutter="0"/>
          <w:lnNumType w:countBy="1" w:restart="continuous"/>
          <w:cols w:space="720"/>
          <w:docGrid w:linePitch="360"/>
        </w:sectPr>
      </w:pPr>
    </w:p>
    <w:p w14:paraId="760A752D" w14:textId="78A9593D" w:rsidR="00911BB3" w:rsidRDefault="00911BB3" w:rsidP="00FB10CB">
      <w:pPr>
        <w:pStyle w:val="Heading1"/>
        <w:rPr>
          <w:rFonts w:ascii="Times New Roman" w:hAnsi="Times New Roman" w:cs="Times New Roman"/>
        </w:rPr>
      </w:pPr>
      <w:bookmarkStart w:id="12" w:name="_Hlk180996608"/>
      <w:r>
        <w:rPr>
          <w:rFonts w:ascii="Times New Roman" w:hAnsi="Times New Roman" w:cs="Times New Roman"/>
        </w:rPr>
        <w:lastRenderedPageBreak/>
        <w:t>Tables</w:t>
      </w:r>
    </w:p>
    <w:p w14:paraId="1971800B" w14:textId="5068F719" w:rsidR="00A052DA" w:rsidRDefault="508CC207" w:rsidP="00A052DA">
      <w:pPr>
        <w:pStyle w:val="Caption"/>
        <w:keepNext/>
      </w:pPr>
      <w:bookmarkStart w:id="13" w:name="_Ref129342120"/>
      <w:r>
        <w:t xml:space="preserve">Table </w:t>
      </w:r>
      <w:r w:rsidR="00A052DA" w:rsidRPr="508CC207">
        <w:fldChar w:fldCharType="begin"/>
      </w:r>
      <w:r w:rsidR="00A052DA">
        <w:instrText xml:space="preserve"> SEQ Table \* ARABIC </w:instrText>
      </w:r>
      <w:r w:rsidR="00A052DA" w:rsidRPr="508CC207">
        <w:fldChar w:fldCharType="separate"/>
      </w:r>
      <w:r w:rsidR="00D733C1">
        <w:rPr>
          <w:noProof/>
        </w:rPr>
        <w:t>1</w:t>
      </w:r>
      <w:r w:rsidR="00A052DA" w:rsidRPr="508CC207">
        <w:rPr>
          <w:noProof/>
        </w:rPr>
        <w:fldChar w:fldCharType="end"/>
      </w:r>
      <w:bookmarkEnd w:id="13"/>
      <w:r>
        <w:t xml:space="preserve">: Summary of individual smolt biological characteristics and number of detections at each receiver or array of receivers and </w:t>
      </w:r>
      <w:r w:rsidR="00674A16">
        <w:t>various travel</w:t>
      </w:r>
      <w:r>
        <w:t xml:space="preserve">. </w:t>
      </w:r>
      <w:r w:rsidR="7FA0DB46">
        <w:t>Column shading</w:t>
      </w:r>
      <w:r>
        <w:t xml:space="preserve"> </w:t>
      </w:r>
      <w:r w:rsidR="031CDB80">
        <w:t>represents the</w:t>
      </w:r>
      <w:r>
        <w:t xml:space="preserve"> different zones used in the state-space model. </w:t>
      </w:r>
    </w:p>
    <w:tbl>
      <w:tblPr>
        <w:tblW w:w="15404" w:type="dxa"/>
        <w:tblInd w:w="-1134" w:type="dxa"/>
        <w:tblLook w:val="04A0" w:firstRow="1" w:lastRow="0" w:firstColumn="1" w:lastColumn="0" w:noHBand="0" w:noVBand="1"/>
      </w:tblPr>
      <w:tblGrid>
        <w:gridCol w:w="966"/>
        <w:gridCol w:w="484"/>
        <w:gridCol w:w="570"/>
        <w:gridCol w:w="466"/>
        <w:gridCol w:w="630"/>
        <w:gridCol w:w="690"/>
        <w:gridCol w:w="718"/>
        <w:gridCol w:w="577"/>
        <w:gridCol w:w="730"/>
        <w:gridCol w:w="470"/>
        <w:gridCol w:w="624"/>
        <w:gridCol w:w="597"/>
        <w:gridCol w:w="597"/>
        <w:gridCol w:w="530"/>
        <w:gridCol w:w="552"/>
        <w:gridCol w:w="506"/>
        <w:gridCol w:w="528"/>
        <w:gridCol w:w="498"/>
        <w:gridCol w:w="542"/>
        <w:gridCol w:w="831"/>
        <w:gridCol w:w="830"/>
        <w:gridCol w:w="833"/>
        <w:gridCol w:w="803"/>
        <w:gridCol w:w="832"/>
      </w:tblGrid>
      <w:tr w:rsidR="003A5BB7" w:rsidRPr="00674A16" w14:paraId="6876AEA4" w14:textId="5E68C3E4">
        <w:tc>
          <w:tcPr>
            <w:tcW w:w="2020" w:type="dxa"/>
            <w:gridSpan w:val="3"/>
            <w:tcBorders>
              <w:top w:val="single" w:sz="4" w:space="0" w:color="auto"/>
              <w:left w:val="nil"/>
              <w:bottom w:val="double" w:sz="4" w:space="0" w:color="auto"/>
              <w:right w:val="single" w:sz="4" w:space="0" w:color="auto"/>
            </w:tcBorders>
            <w:shd w:val="clear" w:color="auto" w:fill="auto"/>
            <w:noWrap/>
            <w:vAlign w:val="center"/>
          </w:tcPr>
          <w:p w14:paraId="5DF0D8C1" w14:textId="1F2E50D4" w:rsidR="00674A16" w:rsidRPr="00674A16" w:rsidRDefault="00674A16">
            <w:pPr>
              <w:spacing w:after="0" w:line="240" w:lineRule="auto"/>
              <w:jc w:val="center"/>
              <w:rPr>
                <w:rFonts w:ascii="Times New Roman" w:eastAsia="Times New Roman" w:hAnsi="Times New Roman" w:cs="Times New Roman"/>
                <w:color w:val="000000"/>
                <w:sz w:val="12"/>
                <w:szCs w:val="12"/>
              </w:rPr>
            </w:pPr>
            <w:r>
              <w:rPr>
                <w:rFonts w:ascii="Times New Roman" w:eastAsia="Times New Roman" w:hAnsi="Times New Roman" w:cs="Times New Roman"/>
                <w:color w:val="000000"/>
                <w:sz w:val="12"/>
                <w:szCs w:val="12"/>
              </w:rPr>
              <w:t>Biological characteristics</w:t>
            </w:r>
          </w:p>
        </w:tc>
        <w:tc>
          <w:tcPr>
            <w:tcW w:w="9255" w:type="dxa"/>
            <w:gridSpan w:val="16"/>
            <w:tcBorders>
              <w:top w:val="single" w:sz="4" w:space="0" w:color="auto"/>
              <w:left w:val="single" w:sz="4" w:space="0" w:color="auto"/>
              <w:bottom w:val="double" w:sz="4" w:space="0" w:color="auto"/>
              <w:right w:val="single" w:sz="4" w:space="0" w:color="auto"/>
            </w:tcBorders>
            <w:shd w:val="clear" w:color="auto" w:fill="auto"/>
            <w:noWrap/>
            <w:vAlign w:val="center"/>
          </w:tcPr>
          <w:p w14:paraId="3DAD9B42" w14:textId="10FF0A7A" w:rsidR="00674A16" w:rsidRPr="00674A16" w:rsidRDefault="00674A16">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Number of Detections</w:t>
            </w:r>
          </w:p>
        </w:tc>
        <w:tc>
          <w:tcPr>
            <w:tcW w:w="1661" w:type="dxa"/>
            <w:gridSpan w:val="2"/>
            <w:tcBorders>
              <w:top w:val="single" w:sz="4" w:space="0" w:color="auto"/>
              <w:left w:val="single" w:sz="4" w:space="0" w:color="auto"/>
              <w:bottom w:val="double" w:sz="4" w:space="0" w:color="auto"/>
              <w:right w:val="single" w:sz="4" w:space="0" w:color="auto"/>
            </w:tcBorders>
          </w:tcPr>
          <w:p w14:paraId="0F8B277D" w14:textId="1532EC01" w:rsidR="00674A16" w:rsidRPr="00674A16" w:rsidRDefault="00674A16" w:rsidP="00674A16">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 xml:space="preserve">Time from release to (days) </w:t>
            </w:r>
          </w:p>
        </w:tc>
        <w:tc>
          <w:tcPr>
            <w:tcW w:w="2468" w:type="dxa"/>
            <w:gridSpan w:val="3"/>
            <w:tcBorders>
              <w:top w:val="single" w:sz="4" w:space="0" w:color="auto"/>
              <w:left w:val="single" w:sz="4" w:space="0" w:color="auto"/>
              <w:bottom w:val="double" w:sz="4" w:space="0" w:color="auto"/>
              <w:right w:val="single" w:sz="4" w:space="0" w:color="auto"/>
            </w:tcBorders>
          </w:tcPr>
          <w:p w14:paraId="742FF404" w14:textId="37961F13" w:rsidR="00674A16" w:rsidRPr="00674A16" w:rsidRDefault="00674A16"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Time from last detection HoT to (days)</w:t>
            </w:r>
          </w:p>
        </w:tc>
      </w:tr>
      <w:tr w:rsidR="00132982" w:rsidRPr="00674A16" w14:paraId="6FC69572" w14:textId="6EB136C2" w:rsidTr="00674A16">
        <w:tc>
          <w:tcPr>
            <w:tcW w:w="966" w:type="dxa"/>
            <w:tcBorders>
              <w:top w:val="single" w:sz="4" w:space="0" w:color="auto"/>
              <w:left w:val="nil"/>
              <w:bottom w:val="double" w:sz="4" w:space="0" w:color="auto"/>
              <w:right w:val="nil"/>
            </w:tcBorders>
            <w:shd w:val="clear" w:color="auto" w:fill="auto"/>
            <w:noWrap/>
            <w:vAlign w:val="center"/>
            <w:hideMark/>
          </w:tcPr>
          <w:p w14:paraId="3249DE45"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Smolt ID</w:t>
            </w:r>
          </w:p>
        </w:tc>
        <w:tc>
          <w:tcPr>
            <w:tcW w:w="484" w:type="dxa"/>
            <w:tcBorders>
              <w:top w:val="single" w:sz="4" w:space="0" w:color="auto"/>
              <w:left w:val="nil"/>
              <w:bottom w:val="double" w:sz="4" w:space="0" w:color="auto"/>
              <w:right w:val="nil"/>
            </w:tcBorders>
            <w:vAlign w:val="center"/>
          </w:tcPr>
          <w:p w14:paraId="56E0C05A"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FL (mm)</w:t>
            </w:r>
          </w:p>
        </w:tc>
        <w:tc>
          <w:tcPr>
            <w:tcW w:w="570" w:type="dxa"/>
            <w:tcBorders>
              <w:top w:val="single" w:sz="4" w:space="0" w:color="auto"/>
              <w:left w:val="nil"/>
              <w:bottom w:val="double" w:sz="4" w:space="0" w:color="auto"/>
              <w:right w:val="single" w:sz="4" w:space="0" w:color="auto"/>
            </w:tcBorders>
            <w:vAlign w:val="center"/>
          </w:tcPr>
          <w:p w14:paraId="07401AE2" w14:textId="695C71FA"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Weight</w:t>
            </w:r>
            <w:r w:rsidR="00674A16">
              <w:rPr>
                <w:rFonts w:ascii="Times New Roman" w:eastAsia="Times New Roman" w:hAnsi="Times New Roman" w:cs="Times New Roman"/>
                <w:color w:val="000000"/>
                <w:sz w:val="12"/>
                <w:szCs w:val="12"/>
              </w:rPr>
              <w:t xml:space="preserve"> </w:t>
            </w:r>
            <w:r w:rsidRPr="00674A16">
              <w:rPr>
                <w:rFonts w:ascii="Times New Roman" w:eastAsia="Times New Roman" w:hAnsi="Times New Roman" w:cs="Times New Roman"/>
                <w:color w:val="000000"/>
                <w:sz w:val="12"/>
                <w:szCs w:val="12"/>
              </w:rPr>
              <w:t>(g)</w:t>
            </w:r>
          </w:p>
        </w:tc>
        <w:tc>
          <w:tcPr>
            <w:tcW w:w="466" w:type="dxa"/>
            <w:tcBorders>
              <w:top w:val="single" w:sz="4" w:space="0" w:color="auto"/>
              <w:left w:val="single" w:sz="4" w:space="0" w:color="auto"/>
              <w:bottom w:val="double" w:sz="4" w:space="0" w:color="auto"/>
              <w:right w:val="nil"/>
            </w:tcBorders>
            <w:shd w:val="clear" w:color="auto" w:fill="auto"/>
            <w:noWrap/>
            <w:vAlign w:val="center"/>
            <w:hideMark/>
          </w:tcPr>
          <w:p w14:paraId="41540FF1"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RP1</w:t>
            </w:r>
          </w:p>
        </w:tc>
        <w:tc>
          <w:tcPr>
            <w:tcW w:w="630" w:type="dxa"/>
            <w:tcBorders>
              <w:top w:val="single" w:sz="4" w:space="0" w:color="auto"/>
              <w:left w:val="nil"/>
              <w:bottom w:val="double" w:sz="4" w:space="0" w:color="auto"/>
              <w:right w:val="nil"/>
            </w:tcBorders>
            <w:shd w:val="clear" w:color="auto" w:fill="auto"/>
            <w:noWrap/>
            <w:vAlign w:val="center"/>
            <w:hideMark/>
          </w:tcPr>
          <w:p w14:paraId="50F46119"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MM1-2</w:t>
            </w:r>
          </w:p>
        </w:tc>
        <w:tc>
          <w:tcPr>
            <w:tcW w:w="690" w:type="dxa"/>
            <w:tcBorders>
              <w:top w:val="single" w:sz="4" w:space="0" w:color="auto"/>
              <w:left w:val="nil"/>
              <w:bottom w:val="double" w:sz="4" w:space="0" w:color="auto"/>
              <w:right w:val="nil"/>
            </w:tcBorders>
            <w:shd w:val="clear" w:color="auto" w:fill="BFBFBF" w:themeFill="background1" w:themeFillShade="BF"/>
            <w:noWrap/>
            <w:vAlign w:val="center"/>
            <w:hideMark/>
          </w:tcPr>
          <w:p w14:paraId="4A3DE009"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Rx1</w:t>
            </w:r>
          </w:p>
        </w:tc>
        <w:tc>
          <w:tcPr>
            <w:tcW w:w="718" w:type="dxa"/>
            <w:tcBorders>
              <w:top w:val="single" w:sz="4" w:space="0" w:color="auto"/>
              <w:left w:val="nil"/>
              <w:bottom w:val="double" w:sz="4" w:space="0" w:color="auto"/>
              <w:right w:val="nil"/>
            </w:tcBorders>
            <w:shd w:val="clear" w:color="auto" w:fill="D9D9D9" w:themeFill="background1" w:themeFillShade="D9"/>
            <w:noWrap/>
            <w:vAlign w:val="center"/>
            <w:hideMark/>
          </w:tcPr>
          <w:p w14:paraId="42C89EF3"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R1a</w:t>
            </w:r>
          </w:p>
        </w:tc>
        <w:tc>
          <w:tcPr>
            <w:tcW w:w="577" w:type="dxa"/>
            <w:tcBorders>
              <w:top w:val="single" w:sz="4" w:space="0" w:color="auto"/>
              <w:left w:val="nil"/>
              <w:bottom w:val="double" w:sz="4" w:space="0" w:color="auto"/>
              <w:right w:val="nil"/>
            </w:tcBorders>
            <w:shd w:val="clear" w:color="auto" w:fill="D9D9D9" w:themeFill="background1" w:themeFillShade="D9"/>
            <w:noWrap/>
            <w:vAlign w:val="center"/>
            <w:hideMark/>
          </w:tcPr>
          <w:p w14:paraId="2586966A"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R1b</w:t>
            </w:r>
          </w:p>
        </w:tc>
        <w:tc>
          <w:tcPr>
            <w:tcW w:w="730" w:type="dxa"/>
            <w:tcBorders>
              <w:top w:val="single" w:sz="4" w:space="0" w:color="auto"/>
              <w:left w:val="nil"/>
              <w:bottom w:val="double" w:sz="4" w:space="0" w:color="auto"/>
              <w:right w:val="nil"/>
            </w:tcBorders>
            <w:shd w:val="clear" w:color="auto" w:fill="BFBFBF" w:themeFill="background1" w:themeFillShade="BF"/>
            <w:noWrap/>
            <w:vAlign w:val="center"/>
            <w:hideMark/>
          </w:tcPr>
          <w:p w14:paraId="37451495"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R2a</w:t>
            </w:r>
          </w:p>
        </w:tc>
        <w:tc>
          <w:tcPr>
            <w:tcW w:w="470" w:type="dxa"/>
            <w:tcBorders>
              <w:top w:val="single" w:sz="4" w:space="0" w:color="auto"/>
              <w:left w:val="nil"/>
              <w:bottom w:val="double" w:sz="4" w:space="0" w:color="auto"/>
              <w:right w:val="nil"/>
            </w:tcBorders>
            <w:shd w:val="clear" w:color="auto" w:fill="BFBFBF" w:themeFill="background1" w:themeFillShade="BF"/>
            <w:noWrap/>
            <w:vAlign w:val="center"/>
            <w:hideMark/>
          </w:tcPr>
          <w:p w14:paraId="70337B2E"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Rx2a</w:t>
            </w:r>
          </w:p>
        </w:tc>
        <w:tc>
          <w:tcPr>
            <w:tcW w:w="624" w:type="dxa"/>
            <w:tcBorders>
              <w:top w:val="single" w:sz="4" w:space="0" w:color="auto"/>
              <w:left w:val="nil"/>
              <w:bottom w:val="double" w:sz="4" w:space="0" w:color="auto"/>
              <w:right w:val="nil"/>
            </w:tcBorders>
            <w:shd w:val="clear" w:color="auto" w:fill="D9D9D9" w:themeFill="background1" w:themeFillShade="D9"/>
            <w:noWrap/>
            <w:vAlign w:val="center"/>
            <w:hideMark/>
          </w:tcPr>
          <w:p w14:paraId="020998DD"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Rx2b</w:t>
            </w:r>
          </w:p>
        </w:tc>
        <w:tc>
          <w:tcPr>
            <w:tcW w:w="597" w:type="dxa"/>
            <w:tcBorders>
              <w:top w:val="single" w:sz="4" w:space="0" w:color="auto"/>
              <w:left w:val="nil"/>
              <w:bottom w:val="double" w:sz="4" w:space="0" w:color="auto"/>
              <w:right w:val="nil"/>
            </w:tcBorders>
            <w:shd w:val="clear" w:color="auto" w:fill="BFBFBF" w:themeFill="background1" w:themeFillShade="BF"/>
            <w:noWrap/>
            <w:vAlign w:val="center"/>
            <w:hideMark/>
          </w:tcPr>
          <w:p w14:paraId="453A0138"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R2b</w:t>
            </w:r>
          </w:p>
        </w:tc>
        <w:tc>
          <w:tcPr>
            <w:tcW w:w="597" w:type="dxa"/>
            <w:tcBorders>
              <w:top w:val="single" w:sz="4" w:space="0" w:color="auto"/>
              <w:left w:val="nil"/>
              <w:bottom w:val="double" w:sz="4" w:space="0" w:color="auto"/>
              <w:right w:val="nil"/>
            </w:tcBorders>
            <w:shd w:val="clear" w:color="auto" w:fill="D9D9D9" w:themeFill="background1" w:themeFillShade="D9"/>
            <w:noWrap/>
            <w:vAlign w:val="center"/>
            <w:hideMark/>
          </w:tcPr>
          <w:p w14:paraId="5D4D9E41"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R3a</w:t>
            </w:r>
          </w:p>
        </w:tc>
        <w:tc>
          <w:tcPr>
            <w:tcW w:w="530" w:type="dxa"/>
            <w:tcBorders>
              <w:top w:val="single" w:sz="4" w:space="0" w:color="auto"/>
              <w:left w:val="nil"/>
              <w:bottom w:val="double" w:sz="4" w:space="0" w:color="auto"/>
              <w:right w:val="nil"/>
            </w:tcBorders>
            <w:shd w:val="clear" w:color="auto" w:fill="D9D9D9" w:themeFill="background1" w:themeFillShade="D9"/>
            <w:noWrap/>
            <w:vAlign w:val="center"/>
            <w:hideMark/>
          </w:tcPr>
          <w:p w14:paraId="05BD1D73" w14:textId="77777777"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R3b</w:t>
            </w:r>
          </w:p>
        </w:tc>
        <w:tc>
          <w:tcPr>
            <w:tcW w:w="552" w:type="dxa"/>
            <w:tcBorders>
              <w:top w:val="single" w:sz="4" w:space="0" w:color="auto"/>
              <w:left w:val="nil"/>
              <w:bottom w:val="double" w:sz="4" w:space="0" w:color="auto"/>
              <w:right w:val="nil"/>
            </w:tcBorders>
            <w:shd w:val="clear" w:color="auto" w:fill="auto"/>
            <w:noWrap/>
            <w:vAlign w:val="center"/>
            <w:hideMark/>
          </w:tcPr>
          <w:p w14:paraId="431F8597" w14:textId="2B58DDFB"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HoT</w:t>
            </w:r>
          </w:p>
        </w:tc>
        <w:tc>
          <w:tcPr>
            <w:tcW w:w="506" w:type="dxa"/>
            <w:tcBorders>
              <w:top w:val="single" w:sz="4" w:space="0" w:color="auto"/>
              <w:left w:val="nil"/>
              <w:bottom w:val="double" w:sz="4" w:space="0" w:color="auto"/>
              <w:right w:val="nil"/>
            </w:tcBorders>
            <w:vAlign w:val="center"/>
          </w:tcPr>
          <w:p w14:paraId="34FEA154" w14:textId="5C1666A2"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Inner Bay</w:t>
            </w:r>
          </w:p>
        </w:tc>
        <w:tc>
          <w:tcPr>
            <w:tcW w:w="528" w:type="dxa"/>
            <w:tcBorders>
              <w:top w:val="single" w:sz="4" w:space="0" w:color="auto"/>
              <w:left w:val="nil"/>
              <w:bottom w:val="double" w:sz="4" w:space="0" w:color="auto"/>
              <w:right w:val="nil"/>
            </w:tcBorders>
            <w:vAlign w:val="center"/>
          </w:tcPr>
          <w:p w14:paraId="73308490" w14:textId="6B91555A"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Outer Bay</w:t>
            </w:r>
          </w:p>
        </w:tc>
        <w:tc>
          <w:tcPr>
            <w:tcW w:w="498" w:type="dxa"/>
            <w:tcBorders>
              <w:top w:val="single" w:sz="4" w:space="0" w:color="auto"/>
              <w:left w:val="nil"/>
              <w:bottom w:val="double" w:sz="4" w:space="0" w:color="auto"/>
              <w:right w:val="nil"/>
            </w:tcBorders>
            <w:vAlign w:val="center"/>
          </w:tcPr>
          <w:p w14:paraId="6C4E1EDF" w14:textId="0D18129E"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SoBI</w:t>
            </w:r>
          </w:p>
        </w:tc>
        <w:tc>
          <w:tcPr>
            <w:tcW w:w="542" w:type="dxa"/>
            <w:tcBorders>
              <w:top w:val="single" w:sz="4" w:space="0" w:color="auto"/>
              <w:left w:val="nil"/>
              <w:bottom w:val="double" w:sz="4" w:space="0" w:color="auto"/>
              <w:right w:val="single" w:sz="4" w:space="0" w:color="auto"/>
            </w:tcBorders>
            <w:shd w:val="clear" w:color="auto" w:fill="auto"/>
            <w:noWrap/>
            <w:vAlign w:val="center"/>
            <w:hideMark/>
          </w:tcPr>
          <w:p w14:paraId="2B54D044" w14:textId="422A500F"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Total</w:t>
            </w:r>
          </w:p>
        </w:tc>
        <w:tc>
          <w:tcPr>
            <w:tcW w:w="831" w:type="dxa"/>
            <w:tcBorders>
              <w:top w:val="single" w:sz="4" w:space="0" w:color="auto"/>
              <w:left w:val="single" w:sz="4" w:space="0" w:color="auto"/>
              <w:bottom w:val="double" w:sz="4" w:space="0" w:color="auto"/>
              <w:right w:val="nil"/>
            </w:tcBorders>
          </w:tcPr>
          <w:p w14:paraId="5C5D17EA" w14:textId="53D37239" w:rsidR="001E75DF" w:rsidRPr="00674A16" w:rsidRDefault="00441F64" w:rsidP="3C0E9715">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themeColor="text1"/>
                <w:sz w:val="12"/>
                <w:szCs w:val="12"/>
              </w:rPr>
              <w:t>F</w:t>
            </w:r>
            <w:r w:rsidR="001E75DF" w:rsidRPr="00674A16">
              <w:rPr>
                <w:rFonts w:ascii="Times New Roman" w:eastAsia="Times New Roman" w:hAnsi="Times New Roman" w:cs="Times New Roman"/>
                <w:color w:val="000000" w:themeColor="text1"/>
                <w:sz w:val="12"/>
                <w:szCs w:val="12"/>
              </w:rPr>
              <w:t>irst detection at Rx1</w:t>
            </w:r>
          </w:p>
        </w:tc>
        <w:tc>
          <w:tcPr>
            <w:tcW w:w="830" w:type="dxa"/>
            <w:tcBorders>
              <w:top w:val="single" w:sz="4" w:space="0" w:color="auto"/>
              <w:left w:val="nil"/>
              <w:bottom w:val="double" w:sz="4" w:space="0" w:color="auto"/>
              <w:right w:val="single" w:sz="4" w:space="0" w:color="auto"/>
            </w:tcBorders>
          </w:tcPr>
          <w:p w14:paraId="648B8C9C" w14:textId="77C9217F" w:rsidR="001E75DF" w:rsidRPr="00674A16" w:rsidRDefault="003E471C" w:rsidP="3C0E9715">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themeColor="text1"/>
                <w:sz w:val="12"/>
                <w:szCs w:val="12"/>
              </w:rPr>
              <w:t>First</w:t>
            </w:r>
            <w:r w:rsidR="001E75DF" w:rsidRPr="00674A16">
              <w:rPr>
                <w:rFonts w:ascii="Times New Roman" w:eastAsia="Times New Roman" w:hAnsi="Times New Roman" w:cs="Times New Roman"/>
                <w:color w:val="000000" w:themeColor="text1"/>
                <w:sz w:val="12"/>
                <w:szCs w:val="12"/>
              </w:rPr>
              <w:t xml:space="preserve"> detection at HoT</w:t>
            </w:r>
          </w:p>
        </w:tc>
        <w:tc>
          <w:tcPr>
            <w:tcW w:w="833" w:type="dxa"/>
            <w:tcBorders>
              <w:top w:val="single" w:sz="4" w:space="0" w:color="auto"/>
              <w:left w:val="single" w:sz="4" w:space="0" w:color="auto"/>
              <w:bottom w:val="double" w:sz="4" w:space="0" w:color="auto"/>
              <w:right w:val="nil"/>
            </w:tcBorders>
          </w:tcPr>
          <w:p w14:paraId="1D533D8B" w14:textId="4A175CE1"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Inner Bay</w:t>
            </w:r>
          </w:p>
        </w:tc>
        <w:tc>
          <w:tcPr>
            <w:tcW w:w="803" w:type="dxa"/>
            <w:tcBorders>
              <w:top w:val="single" w:sz="4" w:space="0" w:color="auto"/>
              <w:left w:val="nil"/>
              <w:bottom w:val="double" w:sz="4" w:space="0" w:color="auto"/>
              <w:right w:val="nil"/>
            </w:tcBorders>
          </w:tcPr>
          <w:p w14:paraId="097D1B3A" w14:textId="3E4C3FEB"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Outer Bay</w:t>
            </w:r>
          </w:p>
        </w:tc>
        <w:tc>
          <w:tcPr>
            <w:tcW w:w="832" w:type="dxa"/>
            <w:tcBorders>
              <w:top w:val="single" w:sz="4" w:space="0" w:color="auto"/>
              <w:left w:val="nil"/>
              <w:bottom w:val="double" w:sz="4" w:space="0" w:color="auto"/>
              <w:right w:val="single" w:sz="4" w:space="0" w:color="auto"/>
            </w:tcBorders>
          </w:tcPr>
          <w:p w14:paraId="1F8EB3AE" w14:textId="6487FDB0" w:rsidR="001E75DF" w:rsidRPr="00674A16" w:rsidRDefault="001E75DF" w:rsidP="3C0E9715">
            <w:pPr>
              <w:spacing w:after="0" w:line="240" w:lineRule="auto"/>
              <w:jc w:val="center"/>
              <w:rPr>
                <w:rFonts w:ascii="Times New Roman" w:eastAsia="Times New Roman" w:hAnsi="Times New Roman" w:cs="Times New Roman"/>
                <w:color w:val="000000" w:themeColor="text1"/>
                <w:sz w:val="12"/>
                <w:szCs w:val="12"/>
              </w:rPr>
            </w:pPr>
            <w:r w:rsidRPr="00674A16">
              <w:rPr>
                <w:rFonts w:ascii="Times New Roman" w:eastAsia="Times New Roman" w:hAnsi="Times New Roman" w:cs="Times New Roman"/>
                <w:color w:val="000000" w:themeColor="text1"/>
                <w:sz w:val="12"/>
                <w:szCs w:val="12"/>
              </w:rPr>
              <w:t>First detection at SoBI</w:t>
            </w:r>
          </w:p>
        </w:tc>
      </w:tr>
      <w:tr w:rsidR="00132982" w:rsidRPr="00674A16" w14:paraId="4AC1867C" w14:textId="408FCFC9" w:rsidTr="00674A16">
        <w:tc>
          <w:tcPr>
            <w:tcW w:w="966" w:type="dxa"/>
            <w:tcBorders>
              <w:top w:val="double" w:sz="4" w:space="0" w:color="auto"/>
              <w:left w:val="nil"/>
              <w:bottom w:val="nil"/>
              <w:right w:val="nil"/>
            </w:tcBorders>
            <w:shd w:val="clear" w:color="auto" w:fill="auto"/>
            <w:noWrap/>
            <w:vAlign w:val="center"/>
            <w:hideMark/>
          </w:tcPr>
          <w:p w14:paraId="306020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61690</w:t>
            </w:r>
          </w:p>
        </w:tc>
        <w:tc>
          <w:tcPr>
            <w:tcW w:w="484" w:type="dxa"/>
            <w:tcBorders>
              <w:top w:val="double" w:sz="4" w:space="0" w:color="auto"/>
              <w:left w:val="nil"/>
              <w:bottom w:val="nil"/>
              <w:right w:val="nil"/>
            </w:tcBorders>
          </w:tcPr>
          <w:p w14:paraId="72DD629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double" w:sz="4" w:space="0" w:color="auto"/>
              <w:left w:val="nil"/>
              <w:bottom w:val="nil"/>
              <w:right w:val="single" w:sz="4" w:space="0" w:color="auto"/>
            </w:tcBorders>
            <w:vAlign w:val="bottom"/>
          </w:tcPr>
          <w:p w14:paraId="321C4A4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27.4</w:t>
            </w:r>
          </w:p>
        </w:tc>
        <w:tc>
          <w:tcPr>
            <w:tcW w:w="466" w:type="dxa"/>
            <w:tcBorders>
              <w:top w:val="double" w:sz="4" w:space="0" w:color="auto"/>
              <w:left w:val="single" w:sz="4" w:space="0" w:color="auto"/>
              <w:bottom w:val="nil"/>
              <w:right w:val="nil"/>
            </w:tcBorders>
            <w:shd w:val="clear" w:color="auto" w:fill="auto"/>
            <w:noWrap/>
            <w:vAlign w:val="bottom"/>
            <w:hideMark/>
          </w:tcPr>
          <w:p w14:paraId="025A060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double" w:sz="4" w:space="0" w:color="auto"/>
              <w:left w:val="nil"/>
              <w:bottom w:val="nil"/>
              <w:right w:val="nil"/>
            </w:tcBorders>
            <w:shd w:val="clear" w:color="auto" w:fill="auto"/>
            <w:noWrap/>
            <w:vAlign w:val="bottom"/>
            <w:hideMark/>
          </w:tcPr>
          <w:p w14:paraId="52A5B6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690" w:type="dxa"/>
            <w:tcBorders>
              <w:top w:val="double" w:sz="4" w:space="0" w:color="auto"/>
              <w:left w:val="nil"/>
              <w:bottom w:val="nil"/>
              <w:right w:val="nil"/>
            </w:tcBorders>
            <w:shd w:val="clear" w:color="auto" w:fill="BFBFBF" w:themeFill="background1" w:themeFillShade="BF"/>
            <w:noWrap/>
            <w:vAlign w:val="bottom"/>
            <w:hideMark/>
          </w:tcPr>
          <w:p w14:paraId="3A4B87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203</w:t>
            </w:r>
          </w:p>
        </w:tc>
        <w:tc>
          <w:tcPr>
            <w:tcW w:w="718" w:type="dxa"/>
            <w:tcBorders>
              <w:top w:val="double" w:sz="4" w:space="0" w:color="auto"/>
              <w:left w:val="nil"/>
              <w:bottom w:val="nil"/>
              <w:right w:val="nil"/>
            </w:tcBorders>
            <w:shd w:val="clear" w:color="auto" w:fill="D9D9D9" w:themeFill="background1" w:themeFillShade="D9"/>
            <w:noWrap/>
            <w:vAlign w:val="bottom"/>
            <w:hideMark/>
          </w:tcPr>
          <w:p w14:paraId="7EA70E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double" w:sz="4" w:space="0" w:color="auto"/>
              <w:left w:val="nil"/>
              <w:bottom w:val="nil"/>
              <w:right w:val="nil"/>
            </w:tcBorders>
            <w:shd w:val="clear" w:color="auto" w:fill="D9D9D9" w:themeFill="background1" w:themeFillShade="D9"/>
            <w:noWrap/>
            <w:vAlign w:val="bottom"/>
            <w:hideMark/>
          </w:tcPr>
          <w:p w14:paraId="69DADA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double" w:sz="4" w:space="0" w:color="auto"/>
              <w:left w:val="nil"/>
              <w:bottom w:val="nil"/>
              <w:right w:val="nil"/>
            </w:tcBorders>
            <w:shd w:val="clear" w:color="auto" w:fill="BFBFBF" w:themeFill="background1" w:themeFillShade="BF"/>
            <w:noWrap/>
            <w:vAlign w:val="bottom"/>
            <w:hideMark/>
          </w:tcPr>
          <w:p w14:paraId="0C0DDE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double" w:sz="4" w:space="0" w:color="auto"/>
              <w:left w:val="nil"/>
              <w:bottom w:val="nil"/>
              <w:right w:val="nil"/>
            </w:tcBorders>
            <w:shd w:val="clear" w:color="auto" w:fill="BFBFBF" w:themeFill="background1" w:themeFillShade="BF"/>
            <w:noWrap/>
            <w:vAlign w:val="bottom"/>
            <w:hideMark/>
          </w:tcPr>
          <w:p w14:paraId="0B1C345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double" w:sz="4" w:space="0" w:color="auto"/>
              <w:left w:val="nil"/>
              <w:bottom w:val="nil"/>
              <w:right w:val="nil"/>
            </w:tcBorders>
            <w:shd w:val="clear" w:color="auto" w:fill="D9D9D9" w:themeFill="background1" w:themeFillShade="D9"/>
            <w:noWrap/>
            <w:vAlign w:val="bottom"/>
            <w:hideMark/>
          </w:tcPr>
          <w:p w14:paraId="54103D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double" w:sz="4" w:space="0" w:color="auto"/>
              <w:left w:val="nil"/>
              <w:bottom w:val="nil"/>
              <w:right w:val="nil"/>
            </w:tcBorders>
            <w:shd w:val="clear" w:color="auto" w:fill="BFBFBF" w:themeFill="background1" w:themeFillShade="BF"/>
            <w:noWrap/>
            <w:vAlign w:val="bottom"/>
            <w:hideMark/>
          </w:tcPr>
          <w:p w14:paraId="0E1CDF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double" w:sz="4" w:space="0" w:color="auto"/>
              <w:left w:val="nil"/>
              <w:bottom w:val="nil"/>
              <w:right w:val="nil"/>
            </w:tcBorders>
            <w:shd w:val="clear" w:color="auto" w:fill="D9D9D9" w:themeFill="background1" w:themeFillShade="D9"/>
            <w:noWrap/>
            <w:vAlign w:val="bottom"/>
            <w:hideMark/>
          </w:tcPr>
          <w:p w14:paraId="04C20C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double" w:sz="4" w:space="0" w:color="auto"/>
              <w:left w:val="nil"/>
              <w:bottom w:val="nil"/>
              <w:right w:val="nil"/>
            </w:tcBorders>
            <w:shd w:val="clear" w:color="auto" w:fill="D9D9D9" w:themeFill="background1" w:themeFillShade="D9"/>
            <w:noWrap/>
            <w:vAlign w:val="bottom"/>
            <w:hideMark/>
          </w:tcPr>
          <w:p w14:paraId="23605C2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double" w:sz="4" w:space="0" w:color="auto"/>
              <w:left w:val="nil"/>
              <w:bottom w:val="nil"/>
              <w:right w:val="nil"/>
            </w:tcBorders>
            <w:shd w:val="clear" w:color="auto" w:fill="auto"/>
            <w:noWrap/>
            <w:vAlign w:val="bottom"/>
            <w:hideMark/>
          </w:tcPr>
          <w:p w14:paraId="42BBB88E" w14:textId="30E567D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double" w:sz="4" w:space="0" w:color="auto"/>
              <w:left w:val="nil"/>
              <w:bottom w:val="nil"/>
              <w:right w:val="nil"/>
            </w:tcBorders>
            <w:vAlign w:val="bottom"/>
          </w:tcPr>
          <w:p w14:paraId="6F464A4F" w14:textId="234D88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28" w:type="dxa"/>
            <w:tcBorders>
              <w:top w:val="double" w:sz="4" w:space="0" w:color="auto"/>
              <w:left w:val="nil"/>
              <w:bottom w:val="nil"/>
              <w:right w:val="nil"/>
            </w:tcBorders>
            <w:vAlign w:val="bottom"/>
          </w:tcPr>
          <w:p w14:paraId="5303D203" w14:textId="707BE57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double" w:sz="4" w:space="0" w:color="auto"/>
              <w:left w:val="nil"/>
              <w:bottom w:val="nil"/>
              <w:right w:val="nil"/>
            </w:tcBorders>
            <w:vAlign w:val="bottom"/>
          </w:tcPr>
          <w:p w14:paraId="73A91B3F" w14:textId="05CAB8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double" w:sz="4" w:space="0" w:color="auto"/>
              <w:left w:val="nil"/>
              <w:bottom w:val="nil"/>
              <w:right w:val="single" w:sz="4" w:space="0" w:color="auto"/>
            </w:tcBorders>
            <w:shd w:val="clear" w:color="auto" w:fill="auto"/>
            <w:noWrap/>
            <w:vAlign w:val="bottom"/>
            <w:hideMark/>
          </w:tcPr>
          <w:p w14:paraId="36A3F382" w14:textId="366BBB0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243</w:t>
            </w:r>
          </w:p>
        </w:tc>
        <w:tc>
          <w:tcPr>
            <w:tcW w:w="831" w:type="dxa"/>
            <w:tcBorders>
              <w:top w:val="double" w:sz="4" w:space="0" w:color="auto"/>
              <w:left w:val="single" w:sz="4" w:space="0" w:color="auto"/>
              <w:bottom w:val="nil"/>
              <w:right w:val="nil"/>
            </w:tcBorders>
            <w:vAlign w:val="bottom"/>
          </w:tcPr>
          <w:p w14:paraId="5F0BA1F2" w14:textId="5B640C8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1.38</w:t>
            </w:r>
          </w:p>
        </w:tc>
        <w:tc>
          <w:tcPr>
            <w:tcW w:w="830" w:type="dxa"/>
            <w:tcBorders>
              <w:top w:val="double" w:sz="4" w:space="0" w:color="auto"/>
              <w:left w:val="nil"/>
              <w:bottom w:val="nil"/>
              <w:right w:val="single" w:sz="4" w:space="0" w:color="auto"/>
            </w:tcBorders>
            <w:vAlign w:val="bottom"/>
          </w:tcPr>
          <w:p w14:paraId="2DBCD2BE" w14:textId="305630C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3.56</w:t>
            </w:r>
          </w:p>
        </w:tc>
        <w:tc>
          <w:tcPr>
            <w:tcW w:w="833" w:type="dxa"/>
            <w:tcBorders>
              <w:top w:val="double" w:sz="4" w:space="0" w:color="auto"/>
              <w:left w:val="single" w:sz="4" w:space="0" w:color="auto"/>
              <w:bottom w:val="nil"/>
              <w:right w:val="nil"/>
            </w:tcBorders>
            <w:vAlign w:val="bottom"/>
          </w:tcPr>
          <w:p w14:paraId="71EA22CB" w14:textId="6ABBD8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1.03</w:t>
            </w:r>
          </w:p>
        </w:tc>
        <w:tc>
          <w:tcPr>
            <w:tcW w:w="803" w:type="dxa"/>
            <w:tcBorders>
              <w:top w:val="double" w:sz="4" w:space="0" w:color="auto"/>
              <w:left w:val="nil"/>
              <w:bottom w:val="nil"/>
              <w:right w:val="nil"/>
            </w:tcBorders>
            <w:vAlign w:val="bottom"/>
          </w:tcPr>
          <w:p w14:paraId="13DCD40D" w14:textId="656BA8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3.94</w:t>
            </w:r>
          </w:p>
        </w:tc>
        <w:tc>
          <w:tcPr>
            <w:tcW w:w="832" w:type="dxa"/>
            <w:tcBorders>
              <w:top w:val="double" w:sz="4" w:space="0" w:color="auto"/>
              <w:left w:val="nil"/>
              <w:bottom w:val="nil"/>
              <w:right w:val="single" w:sz="4" w:space="0" w:color="auto"/>
            </w:tcBorders>
            <w:vAlign w:val="bottom"/>
          </w:tcPr>
          <w:p w14:paraId="682326FC" w14:textId="3986244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439EADB" w14:textId="279B9100" w:rsidTr="00674A16">
        <w:tc>
          <w:tcPr>
            <w:tcW w:w="966" w:type="dxa"/>
            <w:tcBorders>
              <w:top w:val="nil"/>
              <w:left w:val="nil"/>
              <w:bottom w:val="nil"/>
              <w:right w:val="nil"/>
            </w:tcBorders>
            <w:shd w:val="clear" w:color="auto" w:fill="auto"/>
            <w:noWrap/>
            <w:vAlign w:val="center"/>
            <w:hideMark/>
          </w:tcPr>
          <w:p w14:paraId="7D512F1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61691</w:t>
            </w:r>
          </w:p>
        </w:tc>
        <w:tc>
          <w:tcPr>
            <w:tcW w:w="484" w:type="dxa"/>
            <w:tcBorders>
              <w:top w:val="nil"/>
              <w:left w:val="nil"/>
              <w:bottom w:val="nil"/>
              <w:right w:val="nil"/>
            </w:tcBorders>
          </w:tcPr>
          <w:p w14:paraId="2E8882B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460B559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25.4</w:t>
            </w:r>
          </w:p>
        </w:tc>
        <w:tc>
          <w:tcPr>
            <w:tcW w:w="466" w:type="dxa"/>
            <w:tcBorders>
              <w:top w:val="nil"/>
              <w:left w:val="single" w:sz="4" w:space="0" w:color="auto"/>
              <w:bottom w:val="nil"/>
              <w:right w:val="nil"/>
            </w:tcBorders>
            <w:shd w:val="clear" w:color="auto" w:fill="auto"/>
            <w:noWrap/>
            <w:vAlign w:val="bottom"/>
            <w:hideMark/>
          </w:tcPr>
          <w:p w14:paraId="3BE0252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20FF11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25</w:t>
            </w:r>
          </w:p>
        </w:tc>
        <w:tc>
          <w:tcPr>
            <w:tcW w:w="690" w:type="dxa"/>
            <w:tcBorders>
              <w:top w:val="nil"/>
              <w:left w:val="nil"/>
              <w:bottom w:val="nil"/>
              <w:right w:val="nil"/>
            </w:tcBorders>
            <w:shd w:val="clear" w:color="auto" w:fill="BFBFBF" w:themeFill="background1" w:themeFillShade="BF"/>
            <w:noWrap/>
            <w:vAlign w:val="bottom"/>
            <w:hideMark/>
          </w:tcPr>
          <w:p w14:paraId="7452399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718" w:type="dxa"/>
            <w:tcBorders>
              <w:top w:val="nil"/>
              <w:left w:val="nil"/>
              <w:bottom w:val="nil"/>
              <w:right w:val="nil"/>
            </w:tcBorders>
            <w:shd w:val="clear" w:color="auto" w:fill="D9D9D9" w:themeFill="background1" w:themeFillShade="D9"/>
            <w:noWrap/>
            <w:vAlign w:val="bottom"/>
          </w:tcPr>
          <w:p w14:paraId="1179875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E49005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519E38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DDA65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7E824F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682E3D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0EAD7F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C6B66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1F43A707" w14:textId="049856D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506" w:type="dxa"/>
            <w:tcBorders>
              <w:top w:val="nil"/>
              <w:left w:val="nil"/>
              <w:bottom w:val="nil"/>
              <w:right w:val="nil"/>
            </w:tcBorders>
            <w:vAlign w:val="bottom"/>
          </w:tcPr>
          <w:p w14:paraId="1A3BB992" w14:textId="220E625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18C0FE55" w14:textId="312D60A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498" w:type="dxa"/>
            <w:tcBorders>
              <w:top w:val="nil"/>
              <w:left w:val="nil"/>
              <w:bottom w:val="nil"/>
              <w:right w:val="nil"/>
            </w:tcBorders>
            <w:vAlign w:val="bottom"/>
          </w:tcPr>
          <w:p w14:paraId="11F243DD" w14:textId="34E2A86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65</w:t>
            </w:r>
          </w:p>
        </w:tc>
        <w:tc>
          <w:tcPr>
            <w:tcW w:w="542" w:type="dxa"/>
            <w:tcBorders>
              <w:top w:val="nil"/>
              <w:left w:val="nil"/>
              <w:bottom w:val="nil"/>
              <w:right w:val="single" w:sz="4" w:space="0" w:color="auto"/>
            </w:tcBorders>
            <w:shd w:val="clear" w:color="auto" w:fill="auto"/>
            <w:noWrap/>
            <w:vAlign w:val="bottom"/>
            <w:hideMark/>
          </w:tcPr>
          <w:p w14:paraId="016B80D4" w14:textId="641CFDC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164</w:t>
            </w:r>
          </w:p>
        </w:tc>
        <w:tc>
          <w:tcPr>
            <w:tcW w:w="831" w:type="dxa"/>
            <w:tcBorders>
              <w:top w:val="nil"/>
              <w:left w:val="single" w:sz="4" w:space="0" w:color="auto"/>
              <w:bottom w:val="nil"/>
              <w:right w:val="nil"/>
            </w:tcBorders>
            <w:vAlign w:val="bottom"/>
          </w:tcPr>
          <w:p w14:paraId="52CAD8A5" w14:textId="1E815159"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1.55</w:t>
            </w:r>
          </w:p>
        </w:tc>
        <w:tc>
          <w:tcPr>
            <w:tcW w:w="830" w:type="dxa"/>
            <w:tcBorders>
              <w:top w:val="nil"/>
              <w:left w:val="nil"/>
              <w:bottom w:val="nil"/>
              <w:right w:val="single" w:sz="4" w:space="0" w:color="auto"/>
            </w:tcBorders>
            <w:vAlign w:val="bottom"/>
          </w:tcPr>
          <w:p w14:paraId="1A3908E5" w14:textId="35302AC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3.95</w:t>
            </w:r>
          </w:p>
        </w:tc>
        <w:tc>
          <w:tcPr>
            <w:tcW w:w="833" w:type="dxa"/>
            <w:tcBorders>
              <w:top w:val="nil"/>
              <w:left w:val="single" w:sz="4" w:space="0" w:color="auto"/>
              <w:bottom w:val="nil"/>
              <w:right w:val="nil"/>
            </w:tcBorders>
            <w:vAlign w:val="bottom"/>
          </w:tcPr>
          <w:p w14:paraId="13E4E2C1" w14:textId="18950F0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6B585C85" w14:textId="2E75CED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6.29</w:t>
            </w:r>
          </w:p>
        </w:tc>
        <w:tc>
          <w:tcPr>
            <w:tcW w:w="832" w:type="dxa"/>
            <w:tcBorders>
              <w:top w:val="nil"/>
              <w:left w:val="nil"/>
              <w:bottom w:val="nil"/>
              <w:right w:val="single" w:sz="4" w:space="0" w:color="auto"/>
            </w:tcBorders>
            <w:vAlign w:val="bottom"/>
          </w:tcPr>
          <w:p w14:paraId="161685B8" w14:textId="78B5736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34.70</w:t>
            </w:r>
          </w:p>
        </w:tc>
      </w:tr>
      <w:tr w:rsidR="00132982" w:rsidRPr="00674A16" w14:paraId="117C408E" w14:textId="791499B7" w:rsidTr="00674A16">
        <w:tc>
          <w:tcPr>
            <w:tcW w:w="966" w:type="dxa"/>
            <w:tcBorders>
              <w:top w:val="nil"/>
              <w:left w:val="nil"/>
              <w:bottom w:val="nil"/>
              <w:right w:val="nil"/>
            </w:tcBorders>
            <w:shd w:val="clear" w:color="auto" w:fill="auto"/>
            <w:noWrap/>
            <w:vAlign w:val="center"/>
            <w:hideMark/>
          </w:tcPr>
          <w:p w14:paraId="0CF3A2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61692</w:t>
            </w:r>
          </w:p>
        </w:tc>
        <w:tc>
          <w:tcPr>
            <w:tcW w:w="484" w:type="dxa"/>
            <w:tcBorders>
              <w:top w:val="nil"/>
              <w:left w:val="nil"/>
              <w:bottom w:val="nil"/>
              <w:right w:val="nil"/>
            </w:tcBorders>
          </w:tcPr>
          <w:p w14:paraId="79C0713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66C3BD4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466" w:type="dxa"/>
            <w:tcBorders>
              <w:top w:val="nil"/>
              <w:left w:val="single" w:sz="4" w:space="0" w:color="auto"/>
              <w:bottom w:val="nil"/>
              <w:right w:val="nil"/>
            </w:tcBorders>
            <w:shd w:val="clear" w:color="auto" w:fill="auto"/>
            <w:noWrap/>
            <w:vAlign w:val="bottom"/>
            <w:hideMark/>
          </w:tcPr>
          <w:p w14:paraId="7E4240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EB77FB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18</w:t>
            </w:r>
          </w:p>
        </w:tc>
        <w:tc>
          <w:tcPr>
            <w:tcW w:w="690" w:type="dxa"/>
            <w:tcBorders>
              <w:top w:val="nil"/>
              <w:left w:val="nil"/>
              <w:bottom w:val="nil"/>
              <w:right w:val="nil"/>
            </w:tcBorders>
            <w:shd w:val="clear" w:color="auto" w:fill="BFBFBF" w:themeFill="background1" w:themeFillShade="BF"/>
            <w:noWrap/>
            <w:vAlign w:val="bottom"/>
            <w:hideMark/>
          </w:tcPr>
          <w:p w14:paraId="70AC68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213887B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0BB73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255CC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0A535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D13FF7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33CC5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D6D27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7F84DCB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7150E03" w14:textId="667CE08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w:t>
            </w:r>
          </w:p>
        </w:tc>
        <w:tc>
          <w:tcPr>
            <w:tcW w:w="506" w:type="dxa"/>
            <w:tcBorders>
              <w:top w:val="nil"/>
              <w:left w:val="nil"/>
              <w:bottom w:val="nil"/>
              <w:right w:val="nil"/>
            </w:tcBorders>
            <w:vAlign w:val="bottom"/>
          </w:tcPr>
          <w:p w14:paraId="4FAEA3CC" w14:textId="44E28DD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266779D8" w14:textId="426988C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498" w:type="dxa"/>
            <w:tcBorders>
              <w:top w:val="nil"/>
              <w:left w:val="nil"/>
              <w:bottom w:val="nil"/>
              <w:right w:val="nil"/>
            </w:tcBorders>
            <w:vAlign w:val="bottom"/>
          </w:tcPr>
          <w:p w14:paraId="3B5C8627" w14:textId="456057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DC74A5A" w14:textId="2D54034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55</w:t>
            </w:r>
          </w:p>
        </w:tc>
        <w:tc>
          <w:tcPr>
            <w:tcW w:w="831" w:type="dxa"/>
            <w:tcBorders>
              <w:top w:val="nil"/>
              <w:left w:val="single" w:sz="4" w:space="0" w:color="auto"/>
              <w:bottom w:val="nil"/>
              <w:right w:val="nil"/>
            </w:tcBorders>
            <w:vAlign w:val="bottom"/>
          </w:tcPr>
          <w:p w14:paraId="30FE0F84" w14:textId="2C0D77B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2.07</w:t>
            </w:r>
          </w:p>
        </w:tc>
        <w:tc>
          <w:tcPr>
            <w:tcW w:w="830" w:type="dxa"/>
            <w:tcBorders>
              <w:top w:val="nil"/>
              <w:left w:val="nil"/>
              <w:bottom w:val="nil"/>
              <w:right w:val="single" w:sz="4" w:space="0" w:color="auto"/>
            </w:tcBorders>
            <w:vAlign w:val="bottom"/>
          </w:tcPr>
          <w:p w14:paraId="4946F164" w14:textId="6F2279C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2.52</w:t>
            </w:r>
          </w:p>
        </w:tc>
        <w:tc>
          <w:tcPr>
            <w:tcW w:w="833" w:type="dxa"/>
            <w:tcBorders>
              <w:top w:val="nil"/>
              <w:left w:val="single" w:sz="4" w:space="0" w:color="auto"/>
              <w:bottom w:val="nil"/>
              <w:right w:val="nil"/>
            </w:tcBorders>
            <w:vAlign w:val="bottom"/>
          </w:tcPr>
          <w:p w14:paraId="5FAAB92C" w14:textId="3B9E06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1.47</w:t>
            </w:r>
          </w:p>
        </w:tc>
        <w:tc>
          <w:tcPr>
            <w:tcW w:w="803" w:type="dxa"/>
            <w:tcBorders>
              <w:top w:val="nil"/>
              <w:left w:val="nil"/>
              <w:bottom w:val="nil"/>
              <w:right w:val="nil"/>
            </w:tcBorders>
            <w:vAlign w:val="bottom"/>
          </w:tcPr>
          <w:p w14:paraId="01B77211" w14:textId="795ECE4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3.26</w:t>
            </w:r>
          </w:p>
        </w:tc>
        <w:tc>
          <w:tcPr>
            <w:tcW w:w="832" w:type="dxa"/>
            <w:tcBorders>
              <w:top w:val="nil"/>
              <w:left w:val="nil"/>
              <w:bottom w:val="nil"/>
              <w:right w:val="single" w:sz="4" w:space="0" w:color="auto"/>
            </w:tcBorders>
            <w:vAlign w:val="bottom"/>
          </w:tcPr>
          <w:p w14:paraId="2659F253" w14:textId="7AA98D7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4ADEB149" w14:textId="63B222E8" w:rsidTr="00674A16">
        <w:tc>
          <w:tcPr>
            <w:tcW w:w="966" w:type="dxa"/>
            <w:tcBorders>
              <w:top w:val="nil"/>
              <w:left w:val="nil"/>
              <w:bottom w:val="nil"/>
              <w:right w:val="nil"/>
            </w:tcBorders>
            <w:shd w:val="clear" w:color="auto" w:fill="auto"/>
            <w:noWrap/>
            <w:vAlign w:val="center"/>
            <w:hideMark/>
          </w:tcPr>
          <w:p w14:paraId="66C543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61693</w:t>
            </w:r>
          </w:p>
        </w:tc>
        <w:tc>
          <w:tcPr>
            <w:tcW w:w="484" w:type="dxa"/>
            <w:tcBorders>
              <w:top w:val="nil"/>
              <w:left w:val="nil"/>
              <w:bottom w:val="nil"/>
              <w:right w:val="nil"/>
            </w:tcBorders>
          </w:tcPr>
          <w:p w14:paraId="38C5177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162</w:t>
            </w:r>
          </w:p>
        </w:tc>
        <w:tc>
          <w:tcPr>
            <w:tcW w:w="570" w:type="dxa"/>
            <w:tcBorders>
              <w:top w:val="nil"/>
              <w:left w:val="nil"/>
              <w:bottom w:val="nil"/>
              <w:right w:val="single" w:sz="4" w:space="0" w:color="auto"/>
            </w:tcBorders>
            <w:vAlign w:val="bottom"/>
          </w:tcPr>
          <w:p w14:paraId="7C22B7C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35.7</w:t>
            </w:r>
          </w:p>
        </w:tc>
        <w:tc>
          <w:tcPr>
            <w:tcW w:w="466" w:type="dxa"/>
            <w:tcBorders>
              <w:top w:val="nil"/>
              <w:left w:val="single" w:sz="4" w:space="0" w:color="auto"/>
              <w:bottom w:val="nil"/>
              <w:right w:val="nil"/>
            </w:tcBorders>
            <w:shd w:val="clear" w:color="auto" w:fill="auto"/>
            <w:noWrap/>
            <w:vAlign w:val="bottom"/>
            <w:hideMark/>
          </w:tcPr>
          <w:p w14:paraId="5AF03A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CFE8D9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5C89B3F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29C9DE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07250C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C928A0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CC652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7F5D094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F3925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E5542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67E0AB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1213289" w14:textId="60C2BE7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06" w:type="dxa"/>
            <w:tcBorders>
              <w:top w:val="nil"/>
              <w:left w:val="nil"/>
              <w:bottom w:val="nil"/>
              <w:right w:val="nil"/>
            </w:tcBorders>
            <w:vAlign w:val="bottom"/>
          </w:tcPr>
          <w:p w14:paraId="08F1D175" w14:textId="50E5C5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02D0A83B" w14:textId="7573108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1CA8D4F6" w14:textId="005E65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42" w:type="dxa"/>
            <w:tcBorders>
              <w:top w:val="nil"/>
              <w:left w:val="nil"/>
              <w:bottom w:val="nil"/>
              <w:right w:val="single" w:sz="4" w:space="0" w:color="auto"/>
            </w:tcBorders>
            <w:shd w:val="clear" w:color="auto" w:fill="auto"/>
            <w:noWrap/>
            <w:vAlign w:val="bottom"/>
            <w:hideMark/>
          </w:tcPr>
          <w:p w14:paraId="619C7919" w14:textId="28B934F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831" w:type="dxa"/>
            <w:tcBorders>
              <w:top w:val="nil"/>
              <w:left w:val="single" w:sz="4" w:space="0" w:color="auto"/>
              <w:bottom w:val="nil"/>
              <w:right w:val="nil"/>
            </w:tcBorders>
            <w:vAlign w:val="bottom"/>
          </w:tcPr>
          <w:p w14:paraId="6FD5460D" w14:textId="4591612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2.16</w:t>
            </w:r>
          </w:p>
        </w:tc>
        <w:tc>
          <w:tcPr>
            <w:tcW w:w="830" w:type="dxa"/>
            <w:tcBorders>
              <w:top w:val="nil"/>
              <w:left w:val="nil"/>
              <w:bottom w:val="nil"/>
              <w:right w:val="single" w:sz="4" w:space="0" w:color="auto"/>
            </w:tcBorders>
            <w:vAlign w:val="bottom"/>
          </w:tcPr>
          <w:p w14:paraId="033668C1" w14:textId="48DA059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3.97</w:t>
            </w:r>
          </w:p>
        </w:tc>
        <w:tc>
          <w:tcPr>
            <w:tcW w:w="833" w:type="dxa"/>
            <w:tcBorders>
              <w:top w:val="nil"/>
              <w:left w:val="single" w:sz="4" w:space="0" w:color="auto"/>
              <w:bottom w:val="nil"/>
              <w:right w:val="nil"/>
            </w:tcBorders>
            <w:vAlign w:val="bottom"/>
          </w:tcPr>
          <w:p w14:paraId="03019A0F" w14:textId="300B126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0A365218" w14:textId="7BED9A4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43F2066F" w14:textId="7708DC3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33.56</w:t>
            </w:r>
          </w:p>
        </w:tc>
      </w:tr>
      <w:tr w:rsidR="00132982" w:rsidRPr="00674A16" w14:paraId="4AB17639" w14:textId="36ED963C" w:rsidTr="00674A16">
        <w:tc>
          <w:tcPr>
            <w:tcW w:w="966" w:type="dxa"/>
            <w:tcBorders>
              <w:top w:val="nil"/>
              <w:left w:val="nil"/>
              <w:bottom w:val="nil"/>
              <w:right w:val="nil"/>
            </w:tcBorders>
            <w:shd w:val="clear" w:color="auto" w:fill="auto"/>
            <w:noWrap/>
            <w:vAlign w:val="center"/>
            <w:hideMark/>
          </w:tcPr>
          <w:p w14:paraId="5C442B5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61834</w:t>
            </w:r>
          </w:p>
        </w:tc>
        <w:tc>
          <w:tcPr>
            <w:tcW w:w="484" w:type="dxa"/>
            <w:tcBorders>
              <w:top w:val="nil"/>
              <w:left w:val="nil"/>
              <w:bottom w:val="nil"/>
              <w:right w:val="nil"/>
            </w:tcBorders>
          </w:tcPr>
          <w:p w14:paraId="3E40739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146</w:t>
            </w:r>
          </w:p>
        </w:tc>
        <w:tc>
          <w:tcPr>
            <w:tcW w:w="570" w:type="dxa"/>
            <w:tcBorders>
              <w:top w:val="nil"/>
              <w:left w:val="nil"/>
              <w:bottom w:val="nil"/>
              <w:right w:val="single" w:sz="4" w:space="0" w:color="auto"/>
            </w:tcBorders>
            <w:vAlign w:val="bottom"/>
          </w:tcPr>
          <w:p w14:paraId="499E40E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25.6</w:t>
            </w:r>
          </w:p>
        </w:tc>
        <w:tc>
          <w:tcPr>
            <w:tcW w:w="466" w:type="dxa"/>
            <w:tcBorders>
              <w:top w:val="nil"/>
              <w:left w:val="single" w:sz="4" w:space="0" w:color="auto"/>
              <w:bottom w:val="nil"/>
              <w:right w:val="nil"/>
            </w:tcBorders>
            <w:shd w:val="clear" w:color="auto" w:fill="auto"/>
            <w:noWrap/>
            <w:vAlign w:val="bottom"/>
            <w:hideMark/>
          </w:tcPr>
          <w:p w14:paraId="572D36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C9204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08BCED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52E4798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17B64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30" w:type="dxa"/>
            <w:tcBorders>
              <w:top w:val="nil"/>
              <w:left w:val="nil"/>
              <w:bottom w:val="nil"/>
              <w:right w:val="nil"/>
            </w:tcBorders>
            <w:shd w:val="clear" w:color="auto" w:fill="BFBFBF" w:themeFill="background1" w:themeFillShade="BF"/>
            <w:noWrap/>
            <w:vAlign w:val="bottom"/>
            <w:hideMark/>
          </w:tcPr>
          <w:p w14:paraId="02B92B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4BAEF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28BDF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2B0D314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427EB4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7A78BF2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54A3142" w14:textId="75D93F6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24</w:t>
            </w:r>
          </w:p>
        </w:tc>
        <w:tc>
          <w:tcPr>
            <w:tcW w:w="506" w:type="dxa"/>
            <w:tcBorders>
              <w:top w:val="nil"/>
              <w:left w:val="nil"/>
              <w:bottom w:val="nil"/>
              <w:right w:val="nil"/>
            </w:tcBorders>
            <w:vAlign w:val="bottom"/>
          </w:tcPr>
          <w:p w14:paraId="6F226AF4" w14:textId="0D11983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C863B66" w14:textId="7372D65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498" w:type="dxa"/>
            <w:tcBorders>
              <w:top w:val="nil"/>
              <w:left w:val="nil"/>
              <w:bottom w:val="nil"/>
              <w:right w:val="nil"/>
            </w:tcBorders>
            <w:vAlign w:val="bottom"/>
          </w:tcPr>
          <w:p w14:paraId="29788A71" w14:textId="1794A2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42" w:type="dxa"/>
            <w:tcBorders>
              <w:top w:val="nil"/>
              <w:left w:val="nil"/>
              <w:bottom w:val="nil"/>
              <w:right w:val="single" w:sz="4" w:space="0" w:color="auto"/>
            </w:tcBorders>
            <w:shd w:val="clear" w:color="auto" w:fill="auto"/>
            <w:noWrap/>
            <w:vAlign w:val="bottom"/>
            <w:hideMark/>
          </w:tcPr>
          <w:p w14:paraId="0A506EA5" w14:textId="0A56B48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831" w:type="dxa"/>
            <w:tcBorders>
              <w:top w:val="nil"/>
              <w:left w:val="single" w:sz="4" w:space="0" w:color="auto"/>
              <w:bottom w:val="nil"/>
              <w:right w:val="nil"/>
            </w:tcBorders>
            <w:vAlign w:val="bottom"/>
          </w:tcPr>
          <w:p w14:paraId="0FB36412" w14:textId="360436B3"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1.43</w:t>
            </w:r>
          </w:p>
        </w:tc>
        <w:tc>
          <w:tcPr>
            <w:tcW w:w="830" w:type="dxa"/>
            <w:tcBorders>
              <w:top w:val="nil"/>
              <w:left w:val="nil"/>
              <w:bottom w:val="nil"/>
              <w:right w:val="single" w:sz="4" w:space="0" w:color="auto"/>
            </w:tcBorders>
            <w:vAlign w:val="bottom"/>
          </w:tcPr>
          <w:p w14:paraId="537C5715" w14:textId="4A436B4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3.62</w:t>
            </w:r>
          </w:p>
        </w:tc>
        <w:tc>
          <w:tcPr>
            <w:tcW w:w="833" w:type="dxa"/>
            <w:tcBorders>
              <w:top w:val="nil"/>
              <w:left w:val="single" w:sz="4" w:space="0" w:color="auto"/>
              <w:bottom w:val="nil"/>
              <w:right w:val="nil"/>
            </w:tcBorders>
            <w:vAlign w:val="bottom"/>
          </w:tcPr>
          <w:p w14:paraId="1B0AAC6B" w14:textId="10AC0DC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9DCBDCD" w14:textId="382885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5.46</w:t>
            </w:r>
          </w:p>
        </w:tc>
        <w:tc>
          <w:tcPr>
            <w:tcW w:w="832" w:type="dxa"/>
            <w:tcBorders>
              <w:top w:val="nil"/>
              <w:left w:val="nil"/>
              <w:bottom w:val="nil"/>
              <w:right w:val="single" w:sz="4" w:space="0" w:color="auto"/>
            </w:tcBorders>
            <w:vAlign w:val="bottom"/>
          </w:tcPr>
          <w:p w14:paraId="53A94154" w14:textId="26C154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32.83</w:t>
            </w:r>
          </w:p>
        </w:tc>
      </w:tr>
      <w:tr w:rsidR="00132982" w:rsidRPr="00674A16" w14:paraId="616B1816" w14:textId="1F3C22F0" w:rsidTr="00674A16">
        <w:tc>
          <w:tcPr>
            <w:tcW w:w="966" w:type="dxa"/>
            <w:tcBorders>
              <w:top w:val="nil"/>
              <w:left w:val="nil"/>
              <w:bottom w:val="nil"/>
              <w:right w:val="nil"/>
            </w:tcBorders>
            <w:shd w:val="clear" w:color="auto" w:fill="auto"/>
            <w:noWrap/>
            <w:vAlign w:val="center"/>
            <w:hideMark/>
          </w:tcPr>
          <w:p w14:paraId="151151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61835</w:t>
            </w:r>
          </w:p>
        </w:tc>
        <w:tc>
          <w:tcPr>
            <w:tcW w:w="484" w:type="dxa"/>
            <w:tcBorders>
              <w:top w:val="nil"/>
              <w:left w:val="nil"/>
              <w:bottom w:val="nil"/>
              <w:right w:val="nil"/>
            </w:tcBorders>
          </w:tcPr>
          <w:p w14:paraId="54606D7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139</w:t>
            </w:r>
          </w:p>
        </w:tc>
        <w:tc>
          <w:tcPr>
            <w:tcW w:w="570" w:type="dxa"/>
            <w:tcBorders>
              <w:top w:val="nil"/>
              <w:left w:val="nil"/>
              <w:bottom w:val="nil"/>
              <w:right w:val="single" w:sz="4" w:space="0" w:color="auto"/>
            </w:tcBorders>
            <w:vAlign w:val="bottom"/>
          </w:tcPr>
          <w:p w14:paraId="1253679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w:t>
            </w:r>
          </w:p>
        </w:tc>
        <w:tc>
          <w:tcPr>
            <w:tcW w:w="466" w:type="dxa"/>
            <w:tcBorders>
              <w:top w:val="nil"/>
              <w:left w:val="single" w:sz="4" w:space="0" w:color="auto"/>
              <w:bottom w:val="nil"/>
              <w:right w:val="nil"/>
            </w:tcBorders>
            <w:shd w:val="clear" w:color="auto" w:fill="auto"/>
            <w:noWrap/>
            <w:vAlign w:val="bottom"/>
            <w:hideMark/>
          </w:tcPr>
          <w:p w14:paraId="24B9AF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2952C9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2FDC14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18" w:type="dxa"/>
            <w:tcBorders>
              <w:top w:val="nil"/>
              <w:left w:val="nil"/>
              <w:bottom w:val="nil"/>
              <w:right w:val="nil"/>
            </w:tcBorders>
            <w:shd w:val="clear" w:color="auto" w:fill="D9D9D9" w:themeFill="background1" w:themeFillShade="D9"/>
            <w:noWrap/>
            <w:vAlign w:val="bottom"/>
          </w:tcPr>
          <w:p w14:paraId="2909E5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BC4F8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730" w:type="dxa"/>
            <w:tcBorders>
              <w:top w:val="nil"/>
              <w:left w:val="nil"/>
              <w:bottom w:val="nil"/>
              <w:right w:val="nil"/>
            </w:tcBorders>
            <w:shd w:val="clear" w:color="auto" w:fill="BFBFBF" w:themeFill="background1" w:themeFillShade="BF"/>
            <w:noWrap/>
            <w:vAlign w:val="bottom"/>
            <w:hideMark/>
          </w:tcPr>
          <w:p w14:paraId="4E905B8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14E3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24" w:type="dxa"/>
            <w:tcBorders>
              <w:top w:val="nil"/>
              <w:left w:val="nil"/>
              <w:bottom w:val="nil"/>
              <w:right w:val="nil"/>
            </w:tcBorders>
            <w:shd w:val="clear" w:color="auto" w:fill="D9D9D9" w:themeFill="background1" w:themeFillShade="D9"/>
            <w:noWrap/>
            <w:vAlign w:val="bottom"/>
            <w:hideMark/>
          </w:tcPr>
          <w:p w14:paraId="23701B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EE37B6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80286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30" w:type="dxa"/>
            <w:tcBorders>
              <w:top w:val="nil"/>
              <w:left w:val="nil"/>
              <w:bottom w:val="nil"/>
              <w:right w:val="nil"/>
            </w:tcBorders>
            <w:shd w:val="clear" w:color="auto" w:fill="D9D9D9" w:themeFill="background1" w:themeFillShade="D9"/>
            <w:noWrap/>
            <w:vAlign w:val="bottom"/>
            <w:hideMark/>
          </w:tcPr>
          <w:p w14:paraId="33DF38D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59435B9" w14:textId="53BD81A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18</w:t>
            </w:r>
          </w:p>
        </w:tc>
        <w:tc>
          <w:tcPr>
            <w:tcW w:w="506" w:type="dxa"/>
            <w:tcBorders>
              <w:top w:val="nil"/>
              <w:left w:val="nil"/>
              <w:bottom w:val="nil"/>
              <w:right w:val="nil"/>
            </w:tcBorders>
            <w:vAlign w:val="bottom"/>
          </w:tcPr>
          <w:p w14:paraId="1870F33C" w14:textId="000CE0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5F68966" w14:textId="0900CF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143</w:t>
            </w:r>
          </w:p>
        </w:tc>
        <w:tc>
          <w:tcPr>
            <w:tcW w:w="498" w:type="dxa"/>
            <w:tcBorders>
              <w:top w:val="nil"/>
              <w:left w:val="nil"/>
              <w:bottom w:val="nil"/>
              <w:right w:val="nil"/>
            </w:tcBorders>
            <w:vAlign w:val="bottom"/>
          </w:tcPr>
          <w:p w14:paraId="63D26306" w14:textId="7F28213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71DDB4B9" w14:textId="344BBA5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199</w:t>
            </w:r>
          </w:p>
        </w:tc>
        <w:tc>
          <w:tcPr>
            <w:tcW w:w="831" w:type="dxa"/>
            <w:tcBorders>
              <w:top w:val="nil"/>
              <w:left w:val="single" w:sz="4" w:space="0" w:color="auto"/>
              <w:bottom w:val="nil"/>
              <w:right w:val="nil"/>
            </w:tcBorders>
            <w:vAlign w:val="bottom"/>
          </w:tcPr>
          <w:p w14:paraId="6BEE922C" w14:textId="2BECF114"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1.35</w:t>
            </w:r>
          </w:p>
        </w:tc>
        <w:tc>
          <w:tcPr>
            <w:tcW w:w="830" w:type="dxa"/>
            <w:tcBorders>
              <w:top w:val="nil"/>
              <w:left w:val="nil"/>
              <w:bottom w:val="nil"/>
              <w:right w:val="single" w:sz="4" w:space="0" w:color="auto"/>
            </w:tcBorders>
            <w:vAlign w:val="bottom"/>
          </w:tcPr>
          <w:p w14:paraId="1A9E5839" w14:textId="7D6E22C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3.98</w:t>
            </w:r>
          </w:p>
        </w:tc>
        <w:tc>
          <w:tcPr>
            <w:tcW w:w="833" w:type="dxa"/>
            <w:tcBorders>
              <w:top w:val="nil"/>
              <w:left w:val="single" w:sz="4" w:space="0" w:color="auto"/>
              <w:bottom w:val="nil"/>
              <w:right w:val="nil"/>
            </w:tcBorders>
            <w:vAlign w:val="bottom"/>
          </w:tcPr>
          <w:p w14:paraId="29FA728E" w14:textId="41BFAB6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1.15</w:t>
            </w:r>
          </w:p>
        </w:tc>
        <w:tc>
          <w:tcPr>
            <w:tcW w:w="803" w:type="dxa"/>
            <w:tcBorders>
              <w:top w:val="nil"/>
              <w:left w:val="nil"/>
              <w:bottom w:val="nil"/>
              <w:right w:val="nil"/>
            </w:tcBorders>
            <w:vAlign w:val="bottom"/>
          </w:tcPr>
          <w:p w14:paraId="488993B8" w14:textId="617BA9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3.62</w:t>
            </w:r>
          </w:p>
        </w:tc>
        <w:tc>
          <w:tcPr>
            <w:tcW w:w="832" w:type="dxa"/>
            <w:tcBorders>
              <w:top w:val="nil"/>
              <w:left w:val="nil"/>
              <w:bottom w:val="nil"/>
              <w:right w:val="single" w:sz="4" w:space="0" w:color="auto"/>
            </w:tcBorders>
            <w:vAlign w:val="bottom"/>
          </w:tcPr>
          <w:p w14:paraId="6115087C" w14:textId="536196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37.05</w:t>
            </w:r>
          </w:p>
        </w:tc>
      </w:tr>
      <w:tr w:rsidR="00132982" w:rsidRPr="00674A16" w14:paraId="23F157F6" w14:textId="7EF358D5" w:rsidTr="00674A16">
        <w:tc>
          <w:tcPr>
            <w:tcW w:w="966" w:type="dxa"/>
            <w:tcBorders>
              <w:top w:val="nil"/>
              <w:left w:val="nil"/>
              <w:bottom w:val="nil"/>
              <w:right w:val="nil"/>
            </w:tcBorders>
            <w:shd w:val="clear" w:color="auto" w:fill="auto"/>
            <w:noWrap/>
            <w:vAlign w:val="center"/>
            <w:hideMark/>
          </w:tcPr>
          <w:p w14:paraId="6487FFF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61836</w:t>
            </w:r>
          </w:p>
        </w:tc>
        <w:tc>
          <w:tcPr>
            <w:tcW w:w="484" w:type="dxa"/>
            <w:tcBorders>
              <w:top w:val="nil"/>
              <w:left w:val="nil"/>
              <w:bottom w:val="nil"/>
              <w:right w:val="nil"/>
            </w:tcBorders>
          </w:tcPr>
          <w:p w14:paraId="5074CB1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163</w:t>
            </w:r>
          </w:p>
        </w:tc>
        <w:tc>
          <w:tcPr>
            <w:tcW w:w="570" w:type="dxa"/>
            <w:tcBorders>
              <w:top w:val="nil"/>
              <w:left w:val="nil"/>
              <w:bottom w:val="nil"/>
              <w:right w:val="single" w:sz="4" w:space="0" w:color="auto"/>
            </w:tcBorders>
            <w:vAlign w:val="bottom"/>
          </w:tcPr>
          <w:p w14:paraId="2B9F984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42.5</w:t>
            </w:r>
          </w:p>
        </w:tc>
        <w:tc>
          <w:tcPr>
            <w:tcW w:w="466" w:type="dxa"/>
            <w:tcBorders>
              <w:top w:val="nil"/>
              <w:left w:val="single" w:sz="4" w:space="0" w:color="auto"/>
              <w:bottom w:val="nil"/>
              <w:right w:val="nil"/>
            </w:tcBorders>
            <w:shd w:val="clear" w:color="auto" w:fill="auto"/>
            <w:noWrap/>
            <w:vAlign w:val="bottom"/>
            <w:hideMark/>
          </w:tcPr>
          <w:p w14:paraId="24A0D5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4920BC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07F9EC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tcPr>
          <w:p w14:paraId="19F408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1F61F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A2F53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49756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5CDD01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57C3A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9E900E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6AD542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273E08D" w14:textId="1B21A73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69</w:t>
            </w:r>
          </w:p>
        </w:tc>
        <w:tc>
          <w:tcPr>
            <w:tcW w:w="506" w:type="dxa"/>
            <w:tcBorders>
              <w:top w:val="nil"/>
              <w:left w:val="nil"/>
              <w:bottom w:val="nil"/>
              <w:right w:val="nil"/>
            </w:tcBorders>
            <w:vAlign w:val="bottom"/>
          </w:tcPr>
          <w:p w14:paraId="0D73AEAA" w14:textId="3018A37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47F6A736" w14:textId="4F5A50A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w:t>
            </w:r>
          </w:p>
        </w:tc>
        <w:tc>
          <w:tcPr>
            <w:tcW w:w="498" w:type="dxa"/>
            <w:tcBorders>
              <w:top w:val="nil"/>
              <w:left w:val="nil"/>
              <w:bottom w:val="nil"/>
              <w:right w:val="nil"/>
            </w:tcBorders>
            <w:vAlign w:val="bottom"/>
          </w:tcPr>
          <w:p w14:paraId="0E1FFAF6" w14:textId="56D4B77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542" w:type="dxa"/>
            <w:tcBorders>
              <w:top w:val="nil"/>
              <w:left w:val="nil"/>
              <w:bottom w:val="nil"/>
              <w:right w:val="single" w:sz="4" w:space="0" w:color="auto"/>
            </w:tcBorders>
            <w:shd w:val="clear" w:color="auto" w:fill="auto"/>
            <w:noWrap/>
            <w:vAlign w:val="bottom"/>
            <w:hideMark/>
          </w:tcPr>
          <w:p w14:paraId="027A2BDC" w14:textId="7DC1098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106</w:t>
            </w:r>
          </w:p>
        </w:tc>
        <w:tc>
          <w:tcPr>
            <w:tcW w:w="831" w:type="dxa"/>
            <w:tcBorders>
              <w:top w:val="nil"/>
              <w:left w:val="single" w:sz="4" w:space="0" w:color="auto"/>
              <w:bottom w:val="nil"/>
              <w:right w:val="nil"/>
            </w:tcBorders>
            <w:vAlign w:val="bottom"/>
          </w:tcPr>
          <w:p w14:paraId="1A4927EA" w14:textId="7DE3A9C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4D32973" w14:textId="1A4289C7"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5.32</w:t>
            </w:r>
          </w:p>
        </w:tc>
        <w:tc>
          <w:tcPr>
            <w:tcW w:w="833" w:type="dxa"/>
            <w:tcBorders>
              <w:top w:val="nil"/>
              <w:left w:val="single" w:sz="4" w:space="0" w:color="auto"/>
              <w:bottom w:val="nil"/>
              <w:right w:val="nil"/>
            </w:tcBorders>
            <w:vAlign w:val="bottom"/>
          </w:tcPr>
          <w:p w14:paraId="7028726C" w14:textId="7DCF36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CD9A1B2" w14:textId="0DE2ED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4.74</w:t>
            </w:r>
          </w:p>
        </w:tc>
        <w:tc>
          <w:tcPr>
            <w:tcW w:w="832" w:type="dxa"/>
            <w:tcBorders>
              <w:top w:val="nil"/>
              <w:left w:val="nil"/>
              <w:bottom w:val="nil"/>
              <w:right w:val="single" w:sz="4" w:space="0" w:color="auto"/>
            </w:tcBorders>
            <w:vAlign w:val="bottom"/>
          </w:tcPr>
          <w:p w14:paraId="58A3D0C6" w14:textId="747B965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31.57</w:t>
            </w:r>
          </w:p>
        </w:tc>
      </w:tr>
      <w:tr w:rsidR="00132982" w:rsidRPr="00674A16" w14:paraId="5F435532" w14:textId="1F8D1D44" w:rsidTr="00674A16">
        <w:tc>
          <w:tcPr>
            <w:tcW w:w="966" w:type="dxa"/>
            <w:tcBorders>
              <w:top w:val="nil"/>
              <w:left w:val="nil"/>
              <w:bottom w:val="nil"/>
              <w:right w:val="nil"/>
            </w:tcBorders>
            <w:shd w:val="clear" w:color="auto" w:fill="auto"/>
            <w:noWrap/>
            <w:vAlign w:val="center"/>
            <w:hideMark/>
          </w:tcPr>
          <w:p w14:paraId="7CC845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61837</w:t>
            </w:r>
          </w:p>
        </w:tc>
        <w:tc>
          <w:tcPr>
            <w:tcW w:w="484" w:type="dxa"/>
            <w:tcBorders>
              <w:top w:val="nil"/>
              <w:left w:val="nil"/>
              <w:bottom w:val="nil"/>
              <w:right w:val="nil"/>
            </w:tcBorders>
          </w:tcPr>
          <w:p w14:paraId="2A183A2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132</w:t>
            </w:r>
          </w:p>
        </w:tc>
        <w:tc>
          <w:tcPr>
            <w:tcW w:w="570" w:type="dxa"/>
            <w:tcBorders>
              <w:top w:val="nil"/>
              <w:left w:val="nil"/>
              <w:bottom w:val="nil"/>
              <w:right w:val="single" w:sz="4" w:space="0" w:color="auto"/>
            </w:tcBorders>
            <w:vAlign w:val="bottom"/>
          </w:tcPr>
          <w:p w14:paraId="7E7C8CA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20.8</w:t>
            </w:r>
          </w:p>
        </w:tc>
        <w:tc>
          <w:tcPr>
            <w:tcW w:w="466" w:type="dxa"/>
            <w:tcBorders>
              <w:top w:val="nil"/>
              <w:left w:val="single" w:sz="4" w:space="0" w:color="auto"/>
              <w:bottom w:val="nil"/>
              <w:right w:val="nil"/>
            </w:tcBorders>
            <w:shd w:val="clear" w:color="auto" w:fill="auto"/>
            <w:noWrap/>
            <w:vAlign w:val="bottom"/>
            <w:hideMark/>
          </w:tcPr>
          <w:p w14:paraId="0B2D381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60CCA3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25AE9E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3709188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2FDCA4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0D46EA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48ECF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C380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97" w:type="dxa"/>
            <w:tcBorders>
              <w:top w:val="nil"/>
              <w:left w:val="nil"/>
              <w:bottom w:val="nil"/>
              <w:right w:val="nil"/>
            </w:tcBorders>
            <w:shd w:val="clear" w:color="auto" w:fill="BFBFBF" w:themeFill="background1" w:themeFillShade="BF"/>
            <w:noWrap/>
            <w:vAlign w:val="bottom"/>
            <w:hideMark/>
          </w:tcPr>
          <w:p w14:paraId="5817A4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1E1BBC0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290A007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7FBF87A0" w14:textId="6442962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506" w:type="dxa"/>
            <w:tcBorders>
              <w:top w:val="nil"/>
              <w:left w:val="nil"/>
              <w:bottom w:val="nil"/>
              <w:right w:val="nil"/>
            </w:tcBorders>
            <w:vAlign w:val="bottom"/>
          </w:tcPr>
          <w:p w14:paraId="6A1CFB4A" w14:textId="7E10BF0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0B34355" w14:textId="637D31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498" w:type="dxa"/>
            <w:tcBorders>
              <w:top w:val="nil"/>
              <w:left w:val="nil"/>
              <w:bottom w:val="nil"/>
              <w:right w:val="nil"/>
            </w:tcBorders>
            <w:vAlign w:val="bottom"/>
          </w:tcPr>
          <w:p w14:paraId="0F58B45C" w14:textId="54E2EF7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71C2F524" w14:textId="6A98FBD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831" w:type="dxa"/>
            <w:tcBorders>
              <w:top w:val="nil"/>
              <w:left w:val="single" w:sz="4" w:space="0" w:color="auto"/>
              <w:bottom w:val="nil"/>
              <w:right w:val="nil"/>
            </w:tcBorders>
            <w:vAlign w:val="bottom"/>
          </w:tcPr>
          <w:p w14:paraId="7F3EACB9" w14:textId="1795EF4B"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7AF5D17F" w14:textId="3F8644A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3.94</w:t>
            </w:r>
          </w:p>
        </w:tc>
        <w:tc>
          <w:tcPr>
            <w:tcW w:w="833" w:type="dxa"/>
            <w:tcBorders>
              <w:top w:val="nil"/>
              <w:left w:val="single" w:sz="4" w:space="0" w:color="auto"/>
              <w:bottom w:val="nil"/>
              <w:right w:val="nil"/>
            </w:tcBorders>
            <w:vAlign w:val="bottom"/>
          </w:tcPr>
          <w:p w14:paraId="441BA9BE" w14:textId="0F845CF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0.66</w:t>
            </w:r>
          </w:p>
        </w:tc>
        <w:tc>
          <w:tcPr>
            <w:tcW w:w="803" w:type="dxa"/>
            <w:tcBorders>
              <w:top w:val="nil"/>
              <w:left w:val="nil"/>
              <w:bottom w:val="nil"/>
              <w:right w:val="nil"/>
            </w:tcBorders>
            <w:vAlign w:val="bottom"/>
          </w:tcPr>
          <w:p w14:paraId="53BB2FF9" w14:textId="402A667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3.66</w:t>
            </w:r>
          </w:p>
        </w:tc>
        <w:tc>
          <w:tcPr>
            <w:tcW w:w="832" w:type="dxa"/>
            <w:tcBorders>
              <w:top w:val="nil"/>
              <w:left w:val="nil"/>
              <w:bottom w:val="nil"/>
              <w:right w:val="single" w:sz="4" w:space="0" w:color="auto"/>
            </w:tcBorders>
            <w:vAlign w:val="bottom"/>
          </w:tcPr>
          <w:p w14:paraId="03A86B4F" w14:textId="3D81B1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37.08</w:t>
            </w:r>
          </w:p>
        </w:tc>
      </w:tr>
      <w:tr w:rsidR="00132982" w:rsidRPr="00674A16" w14:paraId="272B8BA5" w14:textId="6F29729D" w:rsidTr="00674A16">
        <w:tc>
          <w:tcPr>
            <w:tcW w:w="966" w:type="dxa"/>
            <w:tcBorders>
              <w:top w:val="nil"/>
              <w:left w:val="nil"/>
              <w:bottom w:val="nil"/>
              <w:right w:val="nil"/>
            </w:tcBorders>
            <w:shd w:val="clear" w:color="auto" w:fill="auto"/>
            <w:noWrap/>
            <w:vAlign w:val="center"/>
            <w:hideMark/>
          </w:tcPr>
          <w:p w14:paraId="352847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61838</w:t>
            </w:r>
          </w:p>
        </w:tc>
        <w:tc>
          <w:tcPr>
            <w:tcW w:w="484" w:type="dxa"/>
            <w:tcBorders>
              <w:top w:val="nil"/>
              <w:left w:val="nil"/>
              <w:bottom w:val="nil"/>
              <w:right w:val="nil"/>
            </w:tcBorders>
          </w:tcPr>
          <w:p w14:paraId="6547943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148</w:t>
            </w:r>
          </w:p>
        </w:tc>
        <w:tc>
          <w:tcPr>
            <w:tcW w:w="570" w:type="dxa"/>
            <w:tcBorders>
              <w:top w:val="nil"/>
              <w:left w:val="nil"/>
              <w:bottom w:val="nil"/>
              <w:right w:val="single" w:sz="4" w:space="0" w:color="auto"/>
            </w:tcBorders>
            <w:vAlign w:val="bottom"/>
          </w:tcPr>
          <w:p w14:paraId="060D76A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28.9</w:t>
            </w:r>
          </w:p>
        </w:tc>
        <w:tc>
          <w:tcPr>
            <w:tcW w:w="466" w:type="dxa"/>
            <w:tcBorders>
              <w:top w:val="nil"/>
              <w:left w:val="single" w:sz="4" w:space="0" w:color="auto"/>
              <w:bottom w:val="nil"/>
              <w:right w:val="nil"/>
            </w:tcBorders>
            <w:shd w:val="clear" w:color="auto" w:fill="auto"/>
            <w:noWrap/>
            <w:vAlign w:val="bottom"/>
            <w:hideMark/>
          </w:tcPr>
          <w:p w14:paraId="4D8E478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665BC65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690" w:type="dxa"/>
            <w:tcBorders>
              <w:top w:val="nil"/>
              <w:left w:val="nil"/>
              <w:bottom w:val="nil"/>
              <w:right w:val="nil"/>
            </w:tcBorders>
            <w:shd w:val="clear" w:color="auto" w:fill="BFBFBF" w:themeFill="background1" w:themeFillShade="BF"/>
            <w:noWrap/>
            <w:vAlign w:val="bottom"/>
            <w:hideMark/>
          </w:tcPr>
          <w:p w14:paraId="69D5A4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tcPr>
          <w:p w14:paraId="442687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515DAB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0274CF3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63F1D7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E5960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97" w:type="dxa"/>
            <w:tcBorders>
              <w:top w:val="nil"/>
              <w:left w:val="nil"/>
              <w:bottom w:val="nil"/>
              <w:right w:val="nil"/>
            </w:tcBorders>
            <w:shd w:val="clear" w:color="auto" w:fill="BFBFBF" w:themeFill="background1" w:themeFillShade="BF"/>
            <w:noWrap/>
            <w:vAlign w:val="bottom"/>
            <w:hideMark/>
          </w:tcPr>
          <w:p w14:paraId="55D5276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D55E3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317B8D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28</w:t>
            </w:r>
          </w:p>
        </w:tc>
        <w:tc>
          <w:tcPr>
            <w:tcW w:w="552" w:type="dxa"/>
            <w:tcBorders>
              <w:top w:val="nil"/>
              <w:left w:val="nil"/>
              <w:bottom w:val="nil"/>
              <w:right w:val="nil"/>
            </w:tcBorders>
            <w:shd w:val="clear" w:color="auto" w:fill="auto"/>
            <w:noWrap/>
            <w:vAlign w:val="bottom"/>
            <w:hideMark/>
          </w:tcPr>
          <w:p w14:paraId="101A49C0" w14:textId="123503E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44</w:t>
            </w:r>
          </w:p>
        </w:tc>
        <w:tc>
          <w:tcPr>
            <w:tcW w:w="506" w:type="dxa"/>
            <w:tcBorders>
              <w:top w:val="nil"/>
              <w:left w:val="nil"/>
              <w:bottom w:val="nil"/>
              <w:right w:val="nil"/>
            </w:tcBorders>
            <w:vAlign w:val="bottom"/>
          </w:tcPr>
          <w:p w14:paraId="7D2B9B20" w14:textId="79712B3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5FC69658" w14:textId="4B38649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498" w:type="dxa"/>
            <w:tcBorders>
              <w:top w:val="nil"/>
              <w:left w:val="nil"/>
              <w:bottom w:val="nil"/>
              <w:right w:val="nil"/>
            </w:tcBorders>
            <w:vAlign w:val="bottom"/>
          </w:tcPr>
          <w:p w14:paraId="3A7D09AC" w14:textId="7C4CBD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B8C0F15" w14:textId="2D83AA1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106</w:t>
            </w:r>
          </w:p>
        </w:tc>
        <w:tc>
          <w:tcPr>
            <w:tcW w:w="831" w:type="dxa"/>
            <w:tcBorders>
              <w:top w:val="nil"/>
              <w:left w:val="single" w:sz="4" w:space="0" w:color="auto"/>
              <w:bottom w:val="nil"/>
              <w:right w:val="nil"/>
            </w:tcBorders>
            <w:vAlign w:val="bottom"/>
          </w:tcPr>
          <w:p w14:paraId="5D9129C0" w14:textId="072DA750"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3AC83417" w14:textId="75B969A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4.41</w:t>
            </w:r>
          </w:p>
        </w:tc>
        <w:tc>
          <w:tcPr>
            <w:tcW w:w="833" w:type="dxa"/>
            <w:tcBorders>
              <w:top w:val="nil"/>
              <w:left w:val="single" w:sz="4" w:space="0" w:color="auto"/>
              <w:bottom w:val="nil"/>
              <w:right w:val="nil"/>
            </w:tcBorders>
            <w:vAlign w:val="bottom"/>
          </w:tcPr>
          <w:p w14:paraId="1A65ED9A" w14:textId="4BB0A1B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6E8BE60A" w14:textId="52DF08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4.66</w:t>
            </w:r>
          </w:p>
        </w:tc>
        <w:tc>
          <w:tcPr>
            <w:tcW w:w="832" w:type="dxa"/>
            <w:tcBorders>
              <w:top w:val="nil"/>
              <w:left w:val="nil"/>
              <w:bottom w:val="nil"/>
              <w:right w:val="single" w:sz="4" w:space="0" w:color="auto"/>
            </w:tcBorders>
            <w:vAlign w:val="bottom"/>
          </w:tcPr>
          <w:p w14:paraId="241EE4BA" w14:textId="5031D51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48762A4" w14:textId="5039786E" w:rsidTr="00674A16">
        <w:tc>
          <w:tcPr>
            <w:tcW w:w="966" w:type="dxa"/>
            <w:tcBorders>
              <w:top w:val="nil"/>
              <w:left w:val="nil"/>
              <w:bottom w:val="nil"/>
              <w:right w:val="nil"/>
            </w:tcBorders>
            <w:shd w:val="clear" w:color="auto" w:fill="auto"/>
            <w:noWrap/>
            <w:vAlign w:val="center"/>
            <w:hideMark/>
          </w:tcPr>
          <w:p w14:paraId="4C990B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61839</w:t>
            </w:r>
          </w:p>
        </w:tc>
        <w:tc>
          <w:tcPr>
            <w:tcW w:w="484" w:type="dxa"/>
            <w:tcBorders>
              <w:top w:val="nil"/>
              <w:left w:val="nil"/>
              <w:bottom w:val="nil"/>
              <w:right w:val="nil"/>
            </w:tcBorders>
          </w:tcPr>
          <w:p w14:paraId="2667005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58857C1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466" w:type="dxa"/>
            <w:tcBorders>
              <w:top w:val="nil"/>
              <w:left w:val="single" w:sz="4" w:space="0" w:color="auto"/>
              <w:bottom w:val="nil"/>
              <w:right w:val="nil"/>
            </w:tcBorders>
            <w:shd w:val="clear" w:color="auto" w:fill="auto"/>
            <w:noWrap/>
            <w:vAlign w:val="bottom"/>
            <w:hideMark/>
          </w:tcPr>
          <w:p w14:paraId="13F5B6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46CD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6FA6E9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1668F6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77" w:type="dxa"/>
            <w:tcBorders>
              <w:top w:val="nil"/>
              <w:left w:val="nil"/>
              <w:bottom w:val="nil"/>
              <w:right w:val="nil"/>
            </w:tcBorders>
            <w:shd w:val="clear" w:color="auto" w:fill="D9D9D9" w:themeFill="background1" w:themeFillShade="D9"/>
            <w:noWrap/>
            <w:vAlign w:val="bottom"/>
            <w:hideMark/>
          </w:tcPr>
          <w:p w14:paraId="06989DF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27F0D9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DC4D7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9EEB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2B167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4AEDDB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220997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4F310B3" w14:textId="35E8402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584</w:t>
            </w:r>
          </w:p>
        </w:tc>
        <w:tc>
          <w:tcPr>
            <w:tcW w:w="506" w:type="dxa"/>
            <w:tcBorders>
              <w:top w:val="nil"/>
              <w:left w:val="nil"/>
              <w:bottom w:val="nil"/>
              <w:right w:val="nil"/>
            </w:tcBorders>
            <w:vAlign w:val="bottom"/>
          </w:tcPr>
          <w:p w14:paraId="2F12AF90" w14:textId="368F6AA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0E277944" w14:textId="36FA828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498" w:type="dxa"/>
            <w:tcBorders>
              <w:top w:val="nil"/>
              <w:left w:val="nil"/>
              <w:bottom w:val="nil"/>
              <w:right w:val="nil"/>
            </w:tcBorders>
            <w:vAlign w:val="bottom"/>
          </w:tcPr>
          <w:p w14:paraId="256AC192" w14:textId="436F09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5BD48F39" w14:textId="00D125F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610</w:t>
            </w:r>
          </w:p>
        </w:tc>
        <w:tc>
          <w:tcPr>
            <w:tcW w:w="831" w:type="dxa"/>
            <w:tcBorders>
              <w:top w:val="nil"/>
              <w:left w:val="single" w:sz="4" w:space="0" w:color="auto"/>
              <w:bottom w:val="nil"/>
              <w:right w:val="nil"/>
            </w:tcBorders>
            <w:vAlign w:val="bottom"/>
          </w:tcPr>
          <w:p w14:paraId="0CBD247D" w14:textId="0DEC5CF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1840B29" w14:textId="732F67A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7.25</w:t>
            </w:r>
          </w:p>
        </w:tc>
        <w:tc>
          <w:tcPr>
            <w:tcW w:w="833" w:type="dxa"/>
            <w:tcBorders>
              <w:top w:val="nil"/>
              <w:left w:val="single" w:sz="4" w:space="0" w:color="auto"/>
              <w:bottom w:val="nil"/>
              <w:right w:val="nil"/>
            </w:tcBorders>
            <w:vAlign w:val="bottom"/>
          </w:tcPr>
          <w:p w14:paraId="172178D1" w14:textId="1144263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0.60</w:t>
            </w:r>
          </w:p>
        </w:tc>
        <w:tc>
          <w:tcPr>
            <w:tcW w:w="803" w:type="dxa"/>
            <w:tcBorders>
              <w:top w:val="nil"/>
              <w:left w:val="nil"/>
              <w:bottom w:val="nil"/>
              <w:right w:val="nil"/>
            </w:tcBorders>
            <w:vAlign w:val="bottom"/>
          </w:tcPr>
          <w:p w14:paraId="41AF01FE" w14:textId="50B1E2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4.30</w:t>
            </w:r>
          </w:p>
        </w:tc>
        <w:tc>
          <w:tcPr>
            <w:tcW w:w="832" w:type="dxa"/>
            <w:tcBorders>
              <w:top w:val="nil"/>
              <w:left w:val="nil"/>
              <w:bottom w:val="nil"/>
              <w:right w:val="single" w:sz="4" w:space="0" w:color="auto"/>
            </w:tcBorders>
            <w:vAlign w:val="bottom"/>
          </w:tcPr>
          <w:p w14:paraId="47CDEB07" w14:textId="30E4F0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30.42</w:t>
            </w:r>
          </w:p>
        </w:tc>
      </w:tr>
      <w:tr w:rsidR="00132982" w:rsidRPr="00674A16" w14:paraId="73EE1F03" w14:textId="41BE47EE" w:rsidTr="00674A16">
        <w:tc>
          <w:tcPr>
            <w:tcW w:w="966" w:type="dxa"/>
            <w:tcBorders>
              <w:top w:val="nil"/>
              <w:left w:val="nil"/>
              <w:bottom w:val="nil"/>
              <w:right w:val="nil"/>
            </w:tcBorders>
            <w:shd w:val="clear" w:color="auto" w:fill="auto"/>
            <w:noWrap/>
            <w:vAlign w:val="center"/>
            <w:hideMark/>
          </w:tcPr>
          <w:p w14:paraId="58DFD4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61840</w:t>
            </w:r>
          </w:p>
        </w:tc>
        <w:tc>
          <w:tcPr>
            <w:tcW w:w="484" w:type="dxa"/>
            <w:tcBorders>
              <w:top w:val="nil"/>
              <w:left w:val="nil"/>
              <w:bottom w:val="nil"/>
              <w:right w:val="nil"/>
            </w:tcBorders>
          </w:tcPr>
          <w:p w14:paraId="1DE3DD9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142</w:t>
            </w:r>
          </w:p>
        </w:tc>
        <w:tc>
          <w:tcPr>
            <w:tcW w:w="570" w:type="dxa"/>
            <w:tcBorders>
              <w:top w:val="nil"/>
              <w:left w:val="nil"/>
              <w:bottom w:val="nil"/>
              <w:right w:val="single" w:sz="4" w:space="0" w:color="auto"/>
            </w:tcBorders>
            <w:vAlign w:val="bottom"/>
          </w:tcPr>
          <w:p w14:paraId="49B9AF5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25.8</w:t>
            </w:r>
          </w:p>
        </w:tc>
        <w:tc>
          <w:tcPr>
            <w:tcW w:w="466" w:type="dxa"/>
            <w:tcBorders>
              <w:top w:val="nil"/>
              <w:left w:val="single" w:sz="4" w:space="0" w:color="auto"/>
              <w:bottom w:val="nil"/>
              <w:right w:val="nil"/>
            </w:tcBorders>
            <w:shd w:val="clear" w:color="auto" w:fill="auto"/>
            <w:noWrap/>
            <w:vAlign w:val="bottom"/>
            <w:hideMark/>
          </w:tcPr>
          <w:p w14:paraId="73889E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B397FC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690" w:type="dxa"/>
            <w:tcBorders>
              <w:top w:val="nil"/>
              <w:left w:val="nil"/>
              <w:bottom w:val="nil"/>
              <w:right w:val="nil"/>
            </w:tcBorders>
            <w:shd w:val="clear" w:color="auto" w:fill="BFBFBF" w:themeFill="background1" w:themeFillShade="BF"/>
            <w:noWrap/>
            <w:vAlign w:val="bottom"/>
            <w:hideMark/>
          </w:tcPr>
          <w:p w14:paraId="47E76BE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142448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EF4A15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9DE0AC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6513A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4DA75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F1A163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6D312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A8310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5113C33D" w14:textId="152D4A1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06" w:type="dxa"/>
            <w:tcBorders>
              <w:top w:val="nil"/>
              <w:left w:val="nil"/>
              <w:bottom w:val="nil"/>
              <w:right w:val="nil"/>
            </w:tcBorders>
            <w:vAlign w:val="bottom"/>
          </w:tcPr>
          <w:p w14:paraId="614ECECD" w14:textId="04CE700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w:t>
            </w:r>
          </w:p>
        </w:tc>
        <w:tc>
          <w:tcPr>
            <w:tcW w:w="528" w:type="dxa"/>
            <w:tcBorders>
              <w:top w:val="nil"/>
              <w:left w:val="nil"/>
              <w:bottom w:val="nil"/>
              <w:right w:val="nil"/>
            </w:tcBorders>
            <w:vAlign w:val="bottom"/>
          </w:tcPr>
          <w:p w14:paraId="620AFA4F" w14:textId="7EE54DA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4A4FD71B" w14:textId="635AB5B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E35E063" w14:textId="5CC5185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w:t>
            </w:r>
          </w:p>
        </w:tc>
        <w:tc>
          <w:tcPr>
            <w:tcW w:w="831" w:type="dxa"/>
            <w:tcBorders>
              <w:top w:val="nil"/>
              <w:left w:val="single" w:sz="4" w:space="0" w:color="auto"/>
              <w:bottom w:val="nil"/>
              <w:right w:val="nil"/>
            </w:tcBorders>
            <w:vAlign w:val="bottom"/>
          </w:tcPr>
          <w:p w14:paraId="58FCC006" w14:textId="081EC8F3"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3.73</w:t>
            </w:r>
          </w:p>
        </w:tc>
        <w:tc>
          <w:tcPr>
            <w:tcW w:w="830" w:type="dxa"/>
            <w:tcBorders>
              <w:top w:val="nil"/>
              <w:left w:val="nil"/>
              <w:bottom w:val="nil"/>
              <w:right w:val="single" w:sz="4" w:space="0" w:color="auto"/>
            </w:tcBorders>
            <w:vAlign w:val="bottom"/>
          </w:tcPr>
          <w:p w14:paraId="1F24D50C" w14:textId="66EE554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3.97</w:t>
            </w:r>
          </w:p>
        </w:tc>
        <w:tc>
          <w:tcPr>
            <w:tcW w:w="833" w:type="dxa"/>
            <w:tcBorders>
              <w:top w:val="nil"/>
              <w:left w:val="single" w:sz="4" w:space="0" w:color="auto"/>
              <w:bottom w:val="nil"/>
              <w:right w:val="nil"/>
            </w:tcBorders>
            <w:vAlign w:val="bottom"/>
          </w:tcPr>
          <w:p w14:paraId="6DAB1C91" w14:textId="45B4F0E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0.69</w:t>
            </w:r>
          </w:p>
        </w:tc>
        <w:tc>
          <w:tcPr>
            <w:tcW w:w="803" w:type="dxa"/>
            <w:tcBorders>
              <w:top w:val="nil"/>
              <w:left w:val="nil"/>
              <w:bottom w:val="nil"/>
              <w:right w:val="nil"/>
            </w:tcBorders>
            <w:vAlign w:val="bottom"/>
          </w:tcPr>
          <w:p w14:paraId="124B3FDF" w14:textId="7ECB94C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3BDA4DE0" w14:textId="2464FDE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7B5BDE0B" w14:textId="40EA711A" w:rsidTr="00674A16">
        <w:tc>
          <w:tcPr>
            <w:tcW w:w="966" w:type="dxa"/>
            <w:tcBorders>
              <w:top w:val="nil"/>
              <w:left w:val="nil"/>
              <w:bottom w:val="nil"/>
              <w:right w:val="nil"/>
            </w:tcBorders>
            <w:shd w:val="clear" w:color="auto" w:fill="auto"/>
            <w:noWrap/>
            <w:vAlign w:val="center"/>
            <w:hideMark/>
          </w:tcPr>
          <w:p w14:paraId="1128A96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61841</w:t>
            </w:r>
          </w:p>
        </w:tc>
        <w:tc>
          <w:tcPr>
            <w:tcW w:w="484" w:type="dxa"/>
            <w:tcBorders>
              <w:top w:val="nil"/>
              <w:left w:val="nil"/>
              <w:bottom w:val="nil"/>
              <w:right w:val="nil"/>
            </w:tcBorders>
          </w:tcPr>
          <w:p w14:paraId="5FF7C33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130</w:t>
            </w:r>
          </w:p>
        </w:tc>
        <w:tc>
          <w:tcPr>
            <w:tcW w:w="570" w:type="dxa"/>
            <w:tcBorders>
              <w:top w:val="nil"/>
              <w:left w:val="nil"/>
              <w:bottom w:val="nil"/>
              <w:right w:val="single" w:sz="4" w:space="0" w:color="auto"/>
            </w:tcBorders>
            <w:vAlign w:val="bottom"/>
          </w:tcPr>
          <w:p w14:paraId="3F09C77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19.9</w:t>
            </w:r>
          </w:p>
        </w:tc>
        <w:tc>
          <w:tcPr>
            <w:tcW w:w="466" w:type="dxa"/>
            <w:tcBorders>
              <w:top w:val="nil"/>
              <w:left w:val="single" w:sz="4" w:space="0" w:color="auto"/>
              <w:bottom w:val="nil"/>
              <w:right w:val="nil"/>
            </w:tcBorders>
            <w:shd w:val="clear" w:color="auto" w:fill="auto"/>
            <w:noWrap/>
            <w:vAlign w:val="bottom"/>
            <w:hideMark/>
          </w:tcPr>
          <w:p w14:paraId="7534EA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A04EBA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79D1AF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7C55EDE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794D81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7432B91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8F416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7224A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BFBFBF" w:themeFill="background1" w:themeFillShade="BF"/>
            <w:noWrap/>
            <w:vAlign w:val="bottom"/>
            <w:hideMark/>
          </w:tcPr>
          <w:p w14:paraId="698F824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4186EAB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6FE6418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6F6D6901" w14:textId="2B21150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445</w:t>
            </w:r>
          </w:p>
        </w:tc>
        <w:tc>
          <w:tcPr>
            <w:tcW w:w="506" w:type="dxa"/>
            <w:tcBorders>
              <w:top w:val="nil"/>
              <w:left w:val="nil"/>
              <w:bottom w:val="nil"/>
              <w:right w:val="nil"/>
            </w:tcBorders>
            <w:vAlign w:val="bottom"/>
          </w:tcPr>
          <w:p w14:paraId="399CCA94" w14:textId="6AAE35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w:t>
            </w:r>
          </w:p>
        </w:tc>
        <w:tc>
          <w:tcPr>
            <w:tcW w:w="528" w:type="dxa"/>
            <w:tcBorders>
              <w:top w:val="nil"/>
              <w:left w:val="nil"/>
              <w:bottom w:val="nil"/>
              <w:right w:val="nil"/>
            </w:tcBorders>
            <w:vAlign w:val="bottom"/>
          </w:tcPr>
          <w:p w14:paraId="3D0FC444" w14:textId="3835276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498" w:type="dxa"/>
            <w:tcBorders>
              <w:top w:val="nil"/>
              <w:left w:val="nil"/>
              <w:bottom w:val="nil"/>
              <w:right w:val="nil"/>
            </w:tcBorders>
            <w:vAlign w:val="bottom"/>
          </w:tcPr>
          <w:p w14:paraId="26416B83" w14:textId="6A34AC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42" w:type="dxa"/>
            <w:tcBorders>
              <w:top w:val="nil"/>
              <w:left w:val="nil"/>
              <w:bottom w:val="nil"/>
              <w:right w:val="single" w:sz="4" w:space="0" w:color="auto"/>
            </w:tcBorders>
            <w:shd w:val="clear" w:color="auto" w:fill="auto"/>
            <w:noWrap/>
            <w:vAlign w:val="bottom"/>
            <w:hideMark/>
          </w:tcPr>
          <w:p w14:paraId="536240C6" w14:textId="2CB5454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517</w:t>
            </w:r>
          </w:p>
        </w:tc>
        <w:tc>
          <w:tcPr>
            <w:tcW w:w="831" w:type="dxa"/>
            <w:tcBorders>
              <w:top w:val="nil"/>
              <w:left w:val="single" w:sz="4" w:space="0" w:color="auto"/>
              <w:bottom w:val="nil"/>
              <w:right w:val="nil"/>
            </w:tcBorders>
            <w:vAlign w:val="bottom"/>
          </w:tcPr>
          <w:p w14:paraId="6BCC7297" w14:textId="17AF53F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2.26</w:t>
            </w:r>
          </w:p>
        </w:tc>
        <w:tc>
          <w:tcPr>
            <w:tcW w:w="830" w:type="dxa"/>
            <w:tcBorders>
              <w:top w:val="nil"/>
              <w:left w:val="nil"/>
              <w:bottom w:val="nil"/>
              <w:right w:val="single" w:sz="4" w:space="0" w:color="auto"/>
            </w:tcBorders>
            <w:vAlign w:val="bottom"/>
          </w:tcPr>
          <w:p w14:paraId="01B6675C" w14:textId="163030D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5.32</w:t>
            </w:r>
          </w:p>
        </w:tc>
        <w:tc>
          <w:tcPr>
            <w:tcW w:w="833" w:type="dxa"/>
            <w:tcBorders>
              <w:top w:val="nil"/>
              <w:left w:val="single" w:sz="4" w:space="0" w:color="auto"/>
              <w:bottom w:val="nil"/>
              <w:right w:val="nil"/>
            </w:tcBorders>
            <w:vAlign w:val="bottom"/>
          </w:tcPr>
          <w:p w14:paraId="6CB5CDCD" w14:textId="204D3A3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2.51</w:t>
            </w:r>
          </w:p>
        </w:tc>
        <w:tc>
          <w:tcPr>
            <w:tcW w:w="803" w:type="dxa"/>
            <w:tcBorders>
              <w:top w:val="nil"/>
              <w:left w:val="nil"/>
              <w:bottom w:val="nil"/>
              <w:right w:val="nil"/>
            </w:tcBorders>
            <w:vAlign w:val="bottom"/>
          </w:tcPr>
          <w:p w14:paraId="4072D87E" w14:textId="143EDE6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4.71</w:t>
            </w:r>
          </w:p>
        </w:tc>
        <w:tc>
          <w:tcPr>
            <w:tcW w:w="832" w:type="dxa"/>
            <w:tcBorders>
              <w:top w:val="nil"/>
              <w:left w:val="nil"/>
              <w:bottom w:val="nil"/>
              <w:right w:val="single" w:sz="4" w:space="0" w:color="auto"/>
            </w:tcBorders>
            <w:vAlign w:val="bottom"/>
          </w:tcPr>
          <w:p w14:paraId="7D01CD68" w14:textId="0935F84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30.60</w:t>
            </w:r>
          </w:p>
        </w:tc>
      </w:tr>
      <w:tr w:rsidR="00132982" w:rsidRPr="00674A16" w14:paraId="57EBAB29" w14:textId="4931FC40" w:rsidTr="00674A16">
        <w:tc>
          <w:tcPr>
            <w:tcW w:w="966" w:type="dxa"/>
            <w:tcBorders>
              <w:top w:val="nil"/>
              <w:left w:val="nil"/>
              <w:bottom w:val="nil"/>
              <w:right w:val="nil"/>
            </w:tcBorders>
            <w:shd w:val="clear" w:color="auto" w:fill="auto"/>
            <w:noWrap/>
            <w:vAlign w:val="center"/>
            <w:hideMark/>
          </w:tcPr>
          <w:p w14:paraId="0E623E5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61842</w:t>
            </w:r>
          </w:p>
        </w:tc>
        <w:tc>
          <w:tcPr>
            <w:tcW w:w="484" w:type="dxa"/>
            <w:tcBorders>
              <w:top w:val="nil"/>
              <w:left w:val="nil"/>
              <w:bottom w:val="nil"/>
              <w:right w:val="nil"/>
            </w:tcBorders>
          </w:tcPr>
          <w:p w14:paraId="69FE4A4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149</w:t>
            </w:r>
          </w:p>
        </w:tc>
        <w:tc>
          <w:tcPr>
            <w:tcW w:w="570" w:type="dxa"/>
            <w:tcBorders>
              <w:top w:val="nil"/>
              <w:left w:val="nil"/>
              <w:bottom w:val="nil"/>
              <w:right w:val="single" w:sz="4" w:space="0" w:color="auto"/>
            </w:tcBorders>
            <w:vAlign w:val="bottom"/>
          </w:tcPr>
          <w:p w14:paraId="5B7441E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26.7</w:t>
            </w:r>
          </w:p>
        </w:tc>
        <w:tc>
          <w:tcPr>
            <w:tcW w:w="466" w:type="dxa"/>
            <w:tcBorders>
              <w:top w:val="nil"/>
              <w:left w:val="single" w:sz="4" w:space="0" w:color="auto"/>
              <w:bottom w:val="nil"/>
              <w:right w:val="nil"/>
            </w:tcBorders>
            <w:shd w:val="clear" w:color="auto" w:fill="auto"/>
            <w:noWrap/>
            <w:vAlign w:val="bottom"/>
            <w:hideMark/>
          </w:tcPr>
          <w:p w14:paraId="16106ED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F7A06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575749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4AA2927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9D9B4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FE001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FAFD9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82D3B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3A531E0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1B442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1B7530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9DE54F4" w14:textId="03C1908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90</w:t>
            </w:r>
          </w:p>
        </w:tc>
        <w:tc>
          <w:tcPr>
            <w:tcW w:w="506" w:type="dxa"/>
            <w:tcBorders>
              <w:top w:val="nil"/>
              <w:left w:val="nil"/>
              <w:bottom w:val="nil"/>
              <w:right w:val="nil"/>
            </w:tcBorders>
            <w:vAlign w:val="bottom"/>
          </w:tcPr>
          <w:p w14:paraId="5C833839" w14:textId="161979B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2C484C3E" w14:textId="6A5F9D2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71</w:t>
            </w:r>
          </w:p>
        </w:tc>
        <w:tc>
          <w:tcPr>
            <w:tcW w:w="498" w:type="dxa"/>
            <w:tcBorders>
              <w:top w:val="nil"/>
              <w:left w:val="nil"/>
              <w:bottom w:val="nil"/>
              <w:right w:val="nil"/>
            </w:tcBorders>
            <w:vAlign w:val="bottom"/>
          </w:tcPr>
          <w:p w14:paraId="705498FA" w14:textId="711C31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42" w:type="dxa"/>
            <w:tcBorders>
              <w:top w:val="nil"/>
              <w:left w:val="nil"/>
              <w:bottom w:val="nil"/>
              <w:right w:val="single" w:sz="4" w:space="0" w:color="auto"/>
            </w:tcBorders>
            <w:shd w:val="clear" w:color="auto" w:fill="auto"/>
            <w:noWrap/>
            <w:vAlign w:val="bottom"/>
            <w:hideMark/>
          </w:tcPr>
          <w:p w14:paraId="616E1A16" w14:textId="2E13D71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167</w:t>
            </w:r>
          </w:p>
        </w:tc>
        <w:tc>
          <w:tcPr>
            <w:tcW w:w="831" w:type="dxa"/>
            <w:tcBorders>
              <w:top w:val="nil"/>
              <w:left w:val="single" w:sz="4" w:space="0" w:color="auto"/>
              <w:bottom w:val="nil"/>
              <w:right w:val="nil"/>
            </w:tcBorders>
            <w:vAlign w:val="bottom"/>
          </w:tcPr>
          <w:p w14:paraId="326ADF41" w14:textId="14DFE42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F6C314D" w14:textId="0590B18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7.25</w:t>
            </w:r>
          </w:p>
        </w:tc>
        <w:tc>
          <w:tcPr>
            <w:tcW w:w="833" w:type="dxa"/>
            <w:tcBorders>
              <w:top w:val="nil"/>
              <w:left w:val="single" w:sz="4" w:space="0" w:color="auto"/>
              <w:bottom w:val="nil"/>
              <w:right w:val="nil"/>
            </w:tcBorders>
            <w:vAlign w:val="bottom"/>
          </w:tcPr>
          <w:p w14:paraId="79565ADF" w14:textId="043004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1.18</w:t>
            </w:r>
          </w:p>
        </w:tc>
        <w:tc>
          <w:tcPr>
            <w:tcW w:w="803" w:type="dxa"/>
            <w:tcBorders>
              <w:top w:val="nil"/>
              <w:left w:val="nil"/>
              <w:bottom w:val="nil"/>
              <w:right w:val="nil"/>
            </w:tcBorders>
            <w:vAlign w:val="bottom"/>
          </w:tcPr>
          <w:p w14:paraId="3944465C" w14:textId="1F46C1E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6.10</w:t>
            </w:r>
          </w:p>
        </w:tc>
        <w:tc>
          <w:tcPr>
            <w:tcW w:w="832" w:type="dxa"/>
            <w:tcBorders>
              <w:top w:val="nil"/>
              <w:left w:val="nil"/>
              <w:bottom w:val="nil"/>
              <w:right w:val="single" w:sz="4" w:space="0" w:color="auto"/>
            </w:tcBorders>
            <w:vAlign w:val="bottom"/>
          </w:tcPr>
          <w:p w14:paraId="1DA70BA1" w14:textId="4F287E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30.34</w:t>
            </w:r>
          </w:p>
        </w:tc>
      </w:tr>
      <w:tr w:rsidR="00132982" w:rsidRPr="00674A16" w14:paraId="20A2B496" w14:textId="2C75D3F1" w:rsidTr="00674A16">
        <w:tc>
          <w:tcPr>
            <w:tcW w:w="966" w:type="dxa"/>
            <w:tcBorders>
              <w:top w:val="nil"/>
              <w:left w:val="nil"/>
              <w:bottom w:val="nil"/>
              <w:right w:val="nil"/>
            </w:tcBorders>
            <w:shd w:val="clear" w:color="auto" w:fill="auto"/>
            <w:noWrap/>
            <w:vAlign w:val="center"/>
            <w:hideMark/>
          </w:tcPr>
          <w:p w14:paraId="071236B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61843</w:t>
            </w:r>
          </w:p>
        </w:tc>
        <w:tc>
          <w:tcPr>
            <w:tcW w:w="484" w:type="dxa"/>
            <w:tcBorders>
              <w:top w:val="nil"/>
              <w:left w:val="nil"/>
              <w:bottom w:val="nil"/>
              <w:right w:val="nil"/>
            </w:tcBorders>
          </w:tcPr>
          <w:p w14:paraId="60C8BBE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157</w:t>
            </w:r>
          </w:p>
        </w:tc>
        <w:tc>
          <w:tcPr>
            <w:tcW w:w="570" w:type="dxa"/>
            <w:tcBorders>
              <w:top w:val="nil"/>
              <w:left w:val="nil"/>
              <w:bottom w:val="nil"/>
              <w:right w:val="single" w:sz="4" w:space="0" w:color="auto"/>
            </w:tcBorders>
            <w:vAlign w:val="bottom"/>
          </w:tcPr>
          <w:p w14:paraId="0FDD6F1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w:t>
            </w:r>
          </w:p>
        </w:tc>
        <w:tc>
          <w:tcPr>
            <w:tcW w:w="466" w:type="dxa"/>
            <w:tcBorders>
              <w:top w:val="nil"/>
              <w:left w:val="single" w:sz="4" w:space="0" w:color="auto"/>
              <w:bottom w:val="nil"/>
              <w:right w:val="nil"/>
            </w:tcBorders>
            <w:shd w:val="clear" w:color="auto" w:fill="auto"/>
            <w:noWrap/>
            <w:vAlign w:val="bottom"/>
            <w:hideMark/>
          </w:tcPr>
          <w:p w14:paraId="3CFB03C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4CD5F1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55C493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16AA30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FD91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4B9026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89E53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6CFC21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FACAA7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E13E5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C5482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11699CF" w14:textId="1EA1052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06" w:type="dxa"/>
            <w:tcBorders>
              <w:top w:val="nil"/>
              <w:left w:val="nil"/>
              <w:bottom w:val="nil"/>
              <w:right w:val="nil"/>
            </w:tcBorders>
            <w:vAlign w:val="bottom"/>
          </w:tcPr>
          <w:p w14:paraId="6A23D845" w14:textId="3B36F5F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28" w:type="dxa"/>
            <w:tcBorders>
              <w:top w:val="nil"/>
              <w:left w:val="nil"/>
              <w:bottom w:val="nil"/>
              <w:right w:val="nil"/>
            </w:tcBorders>
            <w:vAlign w:val="bottom"/>
          </w:tcPr>
          <w:p w14:paraId="123B5A08" w14:textId="4686919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w:t>
            </w:r>
          </w:p>
        </w:tc>
        <w:tc>
          <w:tcPr>
            <w:tcW w:w="498" w:type="dxa"/>
            <w:tcBorders>
              <w:top w:val="nil"/>
              <w:left w:val="nil"/>
              <w:bottom w:val="nil"/>
              <w:right w:val="nil"/>
            </w:tcBorders>
            <w:vAlign w:val="bottom"/>
          </w:tcPr>
          <w:p w14:paraId="08EF8816" w14:textId="338D3D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0B178700" w14:textId="3ED7F6B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64</w:t>
            </w:r>
          </w:p>
        </w:tc>
        <w:tc>
          <w:tcPr>
            <w:tcW w:w="831" w:type="dxa"/>
            <w:tcBorders>
              <w:top w:val="nil"/>
              <w:left w:val="single" w:sz="4" w:space="0" w:color="auto"/>
              <w:bottom w:val="nil"/>
              <w:right w:val="nil"/>
            </w:tcBorders>
            <w:vAlign w:val="bottom"/>
          </w:tcPr>
          <w:p w14:paraId="050A734C" w14:textId="54F8DD58"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8EC0404" w14:textId="12B17FB1"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9.55</w:t>
            </w:r>
          </w:p>
        </w:tc>
        <w:tc>
          <w:tcPr>
            <w:tcW w:w="833" w:type="dxa"/>
            <w:tcBorders>
              <w:top w:val="nil"/>
              <w:left w:val="single" w:sz="4" w:space="0" w:color="auto"/>
              <w:bottom w:val="nil"/>
              <w:right w:val="nil"/>
            </w:tcBorders>
            <w:vAlign w:val="bottom"/>
          </w:tcPr>
          <w:p w14:paraId="078BD5E7" w14:textId="231C301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0.62</w:t>
            </w:r>
          </w:p>
        </w:tc>
        <w:tc>
          <w:tcPr>
            <w:tcW w:w="803" w:type="dxa"/>
            <w:tcBorders>
              <w:top w:val="nil"/>
              <w:left w:val="nil"/>
              <w:bottom w:val="nil"/>
              <w:right w:val="nil"/>
            </w:tcBorders>
            <w:vAlign w:val="bottom"/>
          </w:tcPr>
          <w:p w14:paraId="7FDD4D68" w14:textId="2653AA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4.07</w:t>
            </w:r>
          </w:p>
        </w:tc>
        <w:tc>
          <w:tcPr>
            <w:tcW w:w="832" w:type="dxa"/>
            <w:tcBorders>
              <w:top w:val="nil"/>
              <w:left w:val="nil"/>
              <w:bottom w:val="nil"/>
              <w:right w:val="single" w:sz="4" w:space="0" w:color="auto"/>
            </w:tcBorders>
            <w:vAlign w:val="bottom"/>
          </w:tcPr>
          <w:p w14:paraId="3F507DB9" w14:textId="2079B6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31.35</w:t>
            </w:r>
          </w:p>
        </w:tc>
      </w:tr>
      <w:tr w:rsidR="00132982" w:rsidRPr="00674A16" w14:paraId="34B0EB43" w14:textId="0DF3EC64" w:rsidTr="00674A16">
        <w:tc>
          <w:tcPr>
            <w:tcW w:w="966" w:type="dxa"/>
            <w:tcBorders>
              <w:top w:val="nil"/>
              <w:left w:val="nil"/>
              <w:bottom w:val="nil"/>
              <w:right w:val="nil"/>
            </w:tcBorders>
            <w:shd w:val="clear" w:color="auto" w:fill="auto"/>
            <w:noWrap/>
            <w:vAlign w:val="center"/>
            <w:hideMark/>
          </w:tcPr>
          <w:p w14:paraId="1CF6B11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61844</w:t>
            </w:r>
          </w:p>
        </w:tc>
        <w:tc>
          <w:tcPr>
            <w:tcW w:w="484" w:type="dxa"/>
            <w:tcBorders>
              <w:top w:val="nil"/>
              <w:left w:val="nil"/>
              <w:bottom w:val="nil"/>
              <w:right w:val="nil"/>
            </w:tcBorders>
          </w:tcPr>
          <w:p w14:paraId="3EF3931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134</w:t>
            </w:r>
          </w:p>
        </w:tc>
        <w:tc>
          <w:tcPr>
            <w:tcW w:w="570" w:type="dxa"/>
            <w:tcBorders>
              <w:top w:val="nil"/>
              <w:left w:val="nil"/>
              <w:bottom w:val="nil"/>
              <w:right w:val="single" w:sz="4" w:space="0" w:color="auto"/>
            </w:tcBorders>
            <w:vAlign w:val="bottom"/>
          </w:tcPr>
          <w:p w14:paraId="215EE93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466" w:type="dxa"/>
            <w:tcBorders>
              <w:top w:val="nil"/>
              <w:left w:val="single" w:sz="4" w:space="0" w:color="auto"/>
              <w:bottom w:val="nil"/>
              <w:right w:val="nil"/>
            </w:tcBorders>
            <w:shd w:val="clear" w:color="auto" w:fill="auto"/>
            <w:noWrap/>
            <w:vAlign w:val="bottom"/>
            <w:hideMark/>
          </w:tcPr>
          <w:p w14:paraId="5125D99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3419644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690" w:type="dxa"/>
            <w:tcBorders>
              <w:top w:val="nil"/>
              <w:left w:val="nil"/>
              <w:bottom w:val="nil"/>
              <w:right w:val="nil"/>
            </w:tcBorders>
            <w:shd w:val="clear" w:color="auto" w:fill="BFBFBF" w:themeFill="background1" w:themeFillShade="BF"/>
            <w:noWrap/>
            <w:vAlign w:val="bottom"/>
            <w:hideMark/>
          </w:tcPr>
          <w:p w14:paraId="4D29AD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bottom w:val="nil"/>
              <w:right w:val="nil"/>
            </w:tcBorders>
            <w:shd w:val="clear" w:color="auto" w:fill="D9D9D9" w:themeFill="background1" w:themeFillShade="D9"/>
            <w:noWrap/>
            <w:vAlign w:val="bottom"/>
            <w:hideMark/>
          </w:tcPr>
          <w:p w14:paraId="52FC499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39F01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61657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227541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9D0DB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C7546B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A2757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025AE5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42744C5" w14:textId="23E1E43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506" w:type="dxa"/>
            <w:tcBorders>
              <w:top w:val="nil"/>
              <w:left w:val="nil"/>
              <w:bottom w:val="nil"/>
              <w:right w:val="nil"/>
            </w:tcBorders>
            <w:vAlign w:val="bottom"/>
          </w:tcPr>
          <w:p w14:paraId="5CCAEABD" w14:textId="1AA8D14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28" w:type="dxa"/>
            <w:tcBorders>
              <w:top w:val="nil"/>
              <w:left w:val="nil"/>
              <w:bottom w:val="nil"/>
              <w:right w:val="nil"/>
            </w:tcBorders>
            <w:vAlign w:val="bottom"/>
          </w:tcPr>
          <w:p w14:paraId="49A21EE4" w14:textId="597085E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498" w:type="dxa"/>
            <w:tcBorders>
              <w:top w:val="nil"/>
              <w:left w:val="nil"/>
              <w:bottom w:val="nil"/>
              <w:right w:val="nil"/>
            </w:tcBorders>
            <w:vAlign w:val="bottom"/>
          </w:tcPr>
          <w:p w14:paraId="222884F1" w14:textId="651C1A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1863521" w14:textId="421694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60</w:t>
            </w:r>
          </w:p>
        </w:tc>
        <w:tc>
          <w:tcPr>
            <w:tcW w:w="831" w:type="dxa"/>
            <w:tcBorders>
              <w:top w:val="nil"/>
              <w:left w:val="single" w:sz="4" w:space="0" w:color="auto"/>
              <w:bottom w:val="nil"/>
              <w:right w:val="nil"/>
            </w:tcBorders>
            <w:vAlign w:val="bottom"/>
          </w:tcPr>
          <w:p w14:paraId="1419C3B1" w14:textId="684EF050"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2.42</w:t>
            </w:r>
          </w:p>
        </w:tc>
        <w:tc>
          <w:tcPr>
            <w:tcW w:w="830" w:type="dxa"/>
            <w:tcBorders>
              <w:top w:val="nil"/>
              <w:left w:val="nil"/>
              <w:bottom w:val="nil"/>
              <w:right w:val="single" w:sz="4" w:space="0" w:color="auto"/>
            </w:tcBorders>
            <w:vAlign w:val="bottom"/>
          </w:tcPr>
          <w:p w14:paraId="032D125B" w14:textId="441CCEA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7.07</w:t>
            </w:r>
          </w:p>
        </w:tc>
        <w:tc>
          <w:tcPr>
            <w:tcW w:w="833" w:type="dxa"/>
            <w:tcBorders>
              <w:top w:val="nil"/>
              <w:left w:val="single" w:sz="4" w:space="0" w:color="auto"/>
              <w:bottom w:val="nil"/>
              <w:right w:val="nil"/>
            </w:tcBorders>
            <w:vAlign w:val="bottom"/>
          </w:tcPr>
          <w:p w14:paraId="185D2756" w14:textId="0215EC6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1.80</w:t>
            </w:r>
          </w:p>
        </w:tc>
        <w:tc>
          <w:tcPr>
            <w:tcW w:w="803" w:type="dxa"/>
            <w:tcBorders>
              <w:top w:val="nil"/>
              <w:left w:val="nil"/>
              <w:bottom w:val="nil"/>
              <w:right w:val="nil"/>
            </w:tcBorders>
            <w:vAlign w:val="bottom"/>
          </w:tcPr>
          <w:p w14:paraId="6A3C4316" w14:textId="2B0534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10.15</w:t>
            </w:r>
          </w:p>
        </w:tc>
        <w:tc>
          <w:tcPr>
            <w:tcW w:w="832" w:type="dxa"/>
            <w:tcBorders>
              <w:top w:val="nil"/>
              <w:left w:val="nil"/>
              <w:bottom w:val="nil"/>
              <w:right w:val="single" w:sz="4" w:space="0" w:color="auto"/>
            </w:tcBorders>
            <w:vAlign w:val="bottom"/>
          </w:tcPr>
          <w:p w14:paraId="61C0650F" w14:textId="5B73647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388E4CA" w14:textId="2CF1DB26" w:rsidTr="00674A16">
        <w:tc>
          <w:tcPr>
            <w:tcW w:w="966" w:type="dxa"/>
            <w:tcBorders>
              <w:top w:val="nil"/>
              <w:left w:val="nil"/>
              <w:bottom w:val="nil"/>
              <w:right w:val="nil"/>
            </w:tcBorders>
            <w:shd w:val="clear" w:color="auto" w:fill="auto"/>
            <w:noWrap/>
            <w:vAlign w:val="center"/>
            <w:hideMark/>
          </w:tcPr>
          <w:p w14:paraId="023E2C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61845</w:t>
            </w:r>
          </w:p>
        </w:tc>
        <w:tc>
          <w:tcPr>
            <w:tcW w:w="484" w:type="dxa"/>
            <w:tcBorders>
              <w:top w:val="nil"/>
              <w:left w:val="nil"/>
              <w:bottom w:val="nil"/>
              <w:right w:val="nil"/>
            </w:tcBorders>
          </w:tcPr>
          <w:p w14:paraId="2642D45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6CD7C0E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27.5</w:t>
            </w:r>
          </w:p>
        </w:tc>
        <w:tc>
          <w:tcPr>
            <w:tcW w:w="466" w:type="dxa"/>
            <w:tcBorders>
              <w:top w:val="nil"/>
              <w:left w:val="single" w:sz="4" w:space="0" w:color="auto"/>
              <w:bottom w:val="nil"/>
              <w:right w:val="nil"/>
            </w:tcBorders>
            <w:shd w:val="clear" w:color="auto" w:fill="auto"/>
            <w:noWrap/>
            <w:vAlign w:val="bottom"/>
            <w:hideMark/>
          </w:tcPr>
          <w:p w14:paraId="2C1045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745E7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690" w:type="dxa"/>
            <w:tcBorders>
              <w:top w:val="nil"/>
              <w:left w:val="nil"/>
              <w:bottom w:val="nil"/>
              <w:right w:val="nil"/>
            </w:tcBorders>
            <w:shd w:val="clear" w:color="auto" w:fill="BFBFBF" w:themeFill="background1" w:themeFillShade="BF"/>
            <w:noWrap/>
            <w:vAlign w:val="bottom"/>
            <w:hideMark/>
          </w:tcPr>
          <w:p w14:paraId="1FD3FF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18" w:type="dxa"/>
            <w:tcBorders>
              <w:top w:val="nil"/>
              <w:left w:val="nil"/>
              <w:bottom w:val="nil"/>
              <w:right w:val="nil"/>
            </w:tcBorders>
            <w:shd w:val="clear" w:color="auto" w:fill="D9D9D9" w:themeFill="background1" w:themeFillShade="D9"/>
            <w:noWrap/>
            <w:vAlign w:val="bottom"/>
            <w:hideMark/>
          </w:tcPr>
          <w:p w14:paraId="230E0B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CD377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07898E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321FC5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9DA9B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127</w:t>
            </w:r>
          </w:p>
        </w:tc>
        <w:tc>
          <w:tcPr>
            <w:tcW w:w="597" w:type="dxa"/>
            <w:tcBorders>
              <w:top w:val="nil"/>
              <w:left w:val="nil"/>
              <w:bottom w:val="nil"/>
              <w:right w:val="nil"/>
            </w:tcBorders>
            <w:shd w:val="clear" w:color="auto" w:fill="BFBFBF" w:themeFill="background1" w:themeFillShade="BF"/>
            <w:noWrap/>
            <w:vAlign w:val="bottom"/>
            <w:hideMark/>
          </w:tcPr>
          <w:p w14:paraId="22898E2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220053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71745F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52" w:type="dxa"/>
            <w:tcBorders>
              <w:top w:val="nil"/>
              <w:left w:val="nil"/>
              <w:bottom w:val="nil"/>
              <w:right w:val="nil"/>
            </w:tcBorders>
            <w:shd w:val="clear" w:color="auto" w:fill="auto"/>
            <w:noWrap/>
            <w:vAlign w:val="bottom"/>
            <w:hideMark/>
          </w:tcPr>
          <w:p w14:paraId="188DFE5F" w14:textId="572065B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06" w:type="dxa"/>
            <w:tcBorders>
              <w:top w:val="nil"/>
              <w:left w:val="nil"/>
              <w:bottom w:val="nil"/>
              <w:right w:val="nil"/>
            </w:tcBorders>
            <w:vAlign w:val="bottom"/>
          </w:tcPr>
          <w:p w14:paraId="584B982B" w14:textId="263ABB9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113</w:t>
            </w:r>
          </w:p>
        </w:tc>
        <w:tc>
          <w:tcPr>
            <w:tcW w:w="528" w:type="dxa"/>
            <w:tcBorders>
              <w:top w:val="nil"/>
              <w:left w:val="nil"/>
              <w:bottom w:val="nil"/>
              <w:right w:val="nil"/>
            </w:tcBorders>
            <w:vAlign w:val="bottom"/>
          </w:tcPr>
          <w:p w14:paraId="58AFAEE1" w14:textId="363C7A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498" w:type="dxa"/>
            <w:tcBorders>
              <w:top w:val="nil"/>
              <w:left w:val="nil"/>
              <w:bottom w:val="nil"/>
              <w:right w:val="nil"/>
            </w:tcBorders>
            <w:vAlign w:val="bottom"/>
          </w:tcPr>
          <w:p w14:paraId="750A4D12" w14:textId="4934AC7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1A6443C7" w14:textId="6584E73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307</w:t>
            </w:r>
          </w:p>
        </w:tc>
        <w:tc>
          <w:tcPr>
            <w:tcW w:w="831" w:type="dxa"/>
            <w:tcBorders>
              <w:top w:val="nil"/>
              <w:left w:val="single" w:sz="4" w:space="0" w:color="auto"/>
              <w:bottom w:val="nil"/>
              <w:right w:val="nil"/>
            </w:tcBorders>
            <w:vAlign w:val="bottom"/>
          </w:tcPr>
          <w:p w14:paraId="710EF7A2" w14:textId="61EF88E5"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1.38</w:t>
            </w:r>
          </w:p>
        </w:tc>
        <w:tc>
          <w:tcPr>
            <w:tcW w:w="830" w:type="dxa"/>
            <w:tcBorders>
              <w:top w:val="nil"/>
              <w:left w:val="nil"/>
              <w:bottom w:val="nil"/>
              <w:right w:val="single" w:sz="4" w:space="0" w:color="auto"/>
            </w:tcBorders>
            <w:vAlign w:val="bottom"/>
          </w:tcPr>
          <w:p w14:paraId="4597A06F" w14:textId="2416A584"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2.55</w:t>
            </w:r>
          </w:p>
        </w:tc>
        <w:tc>
          <w:tcPr>
            <w:tcW w:w="833" w:type="dxa"/>
            <w:tcBorders>
              <w:top w:val="nil"/>
              <w:left w:val="single" w:sz="4" w:space="0" w:color="auto"/>
              <w:bottom w:val="nil"/>
              <w:right w:val="nil"/>
            </w:tcBorders>
            <w:vAlign w:val="bottom"/>
          </w:tcPr>
          <w:p w14:paraId="439BC3EE" w14:textId="3298439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1.21</w:t>
            </w:r>
          </w:p>
        </w:tc>
        <w:tc>
          <w:tcPr>
            <w:tcW w:w="803" w:type="dxa"/>
            <w:tcBorders>
              <w:top w:val="nil"/>
              <w:left w:val="nil"/>
              <w:bottom w:val="nil"/>
              <w:right w:val="nil"/>
            </w:tcBorders>
            <w:vAlign w:val="bottom"/>
          </w:tcPr>
          <w:p w14:paraId="3EB0AB1B" w14:textId="7509415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3.26</w:t>
            </w:r>
          </w:p>
        </w:tc>
        <w:tc>
          <w:tcPr>
            <w:tcW w:w="832" w:type="dxa"/>
            <w:tcBorders>
              <w:top w:val="nil"/>
              <w:left w:val="nil"/>
              <w:bottom w:val="nil"/>
              <w:right w:val="single" w:sz="4" w:space="0" w:color="auto"/>
            </w:tcBorders>
            <w:vAlign w:val="bottom"/>
          </w:tcPr>
          <w:p w14:paraId="55710D75" w14:textId="2E85375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39.25</w:t>
            </w:r>
          </w:p>
        </w:tc>
      </w:tr>
      <w:tr w:rsidR="00132982" w:rsidRPr="00674A16" w14:paraId="711F922F" w14:textId="6D1E145F" w:rsidTr="00674A16">
        <w:tc>
          <w:tcPr>
            <w:tcW w:w="966" w:type="dxa"/>
            <w:tcBorders>
              <w:top w:val="nil"/>
              <w:left w:val="nil"/>
              <w:bottom w:val="nil"/>
              <w:right w:val="nil"/>
            </w:tcBorders>
            <w:shd w:val="clear" w:color="auto" w:fill="auto"/>
            <w:noWrap/>
            <w:vAlign w:val="center"/>
            <w:hideMark/>
          </w:tcPr>
          <w:p w14:paraId="05BDD5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61846</w:t>
            </w:r>
          </w:p>
        </w:tc>
        <w:tc>
          <w:tcPr>
            <w:tcW w:w="484" w:type="dxa"/>
            <w:tcBorders>
              <w:top w:val="nil"/>
              <w:left w:val="nil"/>
              <w:bottom w:val="nil"/>
              <w:right w:val="nil"/>
            </w:tcBorders>
          </w:tcPr>
          <w:p w14:paraId="5EB096D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159</w:t>
            </w:r>
          </w:p>
        </w:tc>
        <w:tc>
          <w:tcPr>
            <w:tcW w:w="570" w:type="dxa"/>
            <w:tcBorders>
              <w:top w:val="nil"/>
              <w:left w:val="nil"/>
              <w:bottom w:val="nil"/>
              <w:right w:val="single" w:sz="4" w:space="0" w:color="auto"/>
            </w:tcBorders>
            <w:vAlign w:val="bottom"/>
          </w:tcPr>
          <w:p w14:paraId="3797F92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35.7</w:t>
            </w:r>
          </w:p>
        </w:tc>
        <w:tc>
          <w:tcPr>
            <w:tcW w:w="466" w:type="dxa"/>
            <w:tcBorders>
              <w:top w:val="nil"/>
              <w:left w:val="single" w:sz="4" w:space="0" w:color="auto"/>
              <w:bottom w:val="nil"/>
              <w:right w:val="nil"/>
            </w:tcBorders>
            <w:shd w:val="clear" w:color="auto" w:fill="auto"/>
            <w:noWrap/>
            <w:vAlign w:val="bottom"/>
            <w:hideMark/>
          </w:tcPr>
          <w:p w14:paraId="5C3DD30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4AD4FA5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6795F8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7F585B5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BB4E0A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30" w:type="dxa"/>
            <w:tcBorders>
              <w:top w:val="nil"/>
              <w:left w:val="nil"/>
              <w:bottom w:val="nil"/>
              <w:right w:val="nil"/>
            </w:tcBorders>
            <w:shd w:val="clear" w:color="auto" w:fill="BFBFBF" w:themeFill="background1" w:themeFillShade="BF"/>
            <w:noWrap/>
            <w:vAlign w:val="bottom"/>
            <w:hideMark/>
          </w:tcPr>
          <w:p w14:paraId="651C8FE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C8CA1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8FE7B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97" w:type="dxa"/>
            <w:tcBorders>
              <w:top w:val="nil"/>
              <w:left w:val="nil"/>
              <w:bottom w:val="nil"/>
              <w:right w:val="nil"/>
            </w:tcBorders>
            <w:shd w:val="clear" w:color="auto" w:fill="BFBFBF" w:themeFill="background1" w:themeFillShade="BF"/>
            <w:noWrap/>
            <w:vAlign w:val="bottom"/>
            <w:hideMark/>
          </w:tcPr>
          <w:p w14:paraId="75D1C3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0B4A2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7ECCD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2A5EB33" w14:textId="2E000E5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639</w:t>
            </w:r>
          </w:p>
        </w:tc>
        <w:tc>
          <w:tcPr>
            <w:tcW w:w="506" w:type="dxa"/>
            <w:tcBorders>
              <w:top w:val="nil"/>
              <w:left w:val="nil"/>
              <w:bottom w:val="nil"/>
              <w:right w:val="nil"/>
            </w:tcBorders>
            <w:vAlign w:val="bottom"/>
          </w:tcPr>
          <w:p w14:paraId="593C92E2" w14:textId="73651D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0B6F50A6" w14:textId="091BED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498" w:type="dxa"/>
            <w:tcBorders>
              <w:top w:val="nil"/>
              <w:left w:val="nil"/>
              <w:bottom w:val="nil"/>
              <w:right w:val="nil"/>
            </w:tcBorders>
            <w:vAlign w:val="bottom"/>
          </w:tcPr>
          <w:p w14:paraId="35164258" w14:textId="0F6034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023CCA0A" w14:textId="39C34D6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658</w:t>
            </w:r>
          </w:p>
        </w:tc>
        <w:tc>
          <w:tcPr>
            <w:tcW w:w="831" w:type="dxa"/>
            <w:tcBorders>
              <w:top w:val="nil"/>
              <w:left w:val="single" w:sz="4" w:space="0" w:color="auto"/>
              <w:bottom w:val="nil"/>
              <w:right w:val="nil"/>
            </w:tcBorders>
            <w:vAlign w:val="bottom"/>
          </w:tcPr>
          <w:p w14:paraId="66DC3188" w14:textId="34A6F68E"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3.64</w:t>
            </w:r>
          </w:p>
        </w:tc>
        <w:tc>
          <w:tcPr>
            <w:tcW w:w="830" w:type="dxa"/>
            <w:tcBorders>
              <w:top w:val="nil"/>
              <w:left w:val="nil"/>
              <w:bottom w:val="nil"/>
              <w:right w:val="single" w:sz="4" w:space="0" w:color="auto"/>
            </w:tcBorders>
            <w:vAlign w:val="bottom"/>
          </w:tcPr>
          <w:p w14:paraId="67CE6635" w14:textId="74E09A4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4.37</w:t>
            </w:r>
          </w:p>
        </w:tc>
        <w:tc>
          <w:tcPr>
            <w:tcW w:w="833" w:type="dxa"/>
            <w:tcBorders>
              <w:top w:val="nil"/>
              <w:left w:val="single" w:sz="4" w:space="0" w:color="auto"/>
              <w:bottom w:val="nil"/>
              <w:right w:val="nil"/>
            </w:tcBorders>
            <w:vAlign w:val="bottom"/>
          </w:tcPr>
          <w:p w14:paraId="3E68A39B" w14:textId="1F3D40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1.48</w:t>
            </w:r>
          </w:p>
        </w:tc>
        <w:tc>
          <w:tcPr>
            <w:tcW w:w="803" w:type="dxa"/>
            <w:tcBorders>
              <w:top w:val="nil"/>
              <w:left w:val="nil"/>
              <w:bottom w:val="nil"/>
              <w:right w:val="nil"/>
            </w:tcBorders>
            <w:vAlign w:val="bottom"/>
          </w:tcPr>
          <w:p w14:paraId="2B8D24E3" w14:textId="0E01C5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3.36</w:t>
            </w:r>
          </w:p>
        </w:tc>
        <w:tc>
          <w:tcPr>
            <w:tcW w:w="832" w:type="dxa"/>
            <w:tcBorders>
              <w:top w:val="nil"/>
              <w:left w:val="nil"/>
              <w:bottom w:val="nil"/>
              <w:right w:val="single" w:sz="4" w:space="0" w:color="auto"/>
            </w:tcBorders>
            <w:vAlign w:val="bottom"/>
          </w:tcPr>
          <w:p w14:paraId="36007CAB" w14:textId="7A28B2F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31.49</w:t>
            </w:r>
          </w:p>
        </w:tc>
      </w:tr>
      <w:tr w:rsidR="00132982" w:rsidRPr="00674A16" w14:paraId="669ABE51" w14:textId="4BBB8536" w:rsidTr="00674A16">
        <w:tc>
          <w:tcPr>
            <w:tcW w:w="966" w:type="dxa"/>
            <w:tcBorders>
              <w:top w:val="nil"/>
              <w:left w:val="nil"/>
              <w:bottom w:val="nil"/>
              <w:right w:val="nil"/>
            </w:tcBorders>
            <w:shd w:val="clear" w:color="auto" w:fill="auto"/>
            <w:noWrap/>
            <w:vAlign w:val="center"/>
            <w:hideMark/>
          </w:tcPr>
          <w:p w14:paraId="633809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61847</w:t>
            </w:r>
          </w:p>
        </w:tc>
        <w:tc>
          <w:tcPr>
            <w:tcW w:w="484" w:type="dxa"/>
            <w:tcBorders>
              <w:top w:val="nil"/>
              <w:left w:val="nil"/>
              <w:bottom w:val="nil"/>
              <w:right w:val="nil"/>
            </w:tcBorders>
          </w:tcPr>
          <w:p w14:paraId="77E0411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143</w:t>
            </w:r>
          </w:p>
        </w:tc>
        <w:tc>
          <w:tcPr>
            <w:tcW w:w="570" w:type="dxa"/>
            <w:tcBorders>
              <w:top w:val="nil"/>
              <w:left w:val="nil"/>
              <w:bottom w:val="nil"/>
              <w:right w:val="single" w:sz="4" w:space="0" w:color="auto"/>
            </w:tcBorders>
            <w:vAlign w:val="bottom"/>
          </w:tcPr>
          <w:p w14:paraId="712F458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66" w:type="dxa"/>
            <w:tcBorders>
              <w:top w:val="nil"/>
              <w:left w:val="single" w:sz="4" w:space="0" w:color="auto"/>
              <w:bottom w:val="nil"/>
              <w:right w:val="nil"/>
            </w:tcBorders>
            <w:shd w:val="clear" w:color="auto" w:fill="auto"/>
            <w:noWrap/>
            <w:vAlign w:val="bottom"/>
            <w:hideMark/>
          </w:tcPr>
          <w:p w14:paraId="3D8B7B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2B118C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5B5738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C105AD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A7AE88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30" w:type="dxa"/>
            <w:tcBorders>
              <w:top w:val="nil"/>
              <w:left w:val="nil"/>
              <w:bottom w:val="nil"/>
              <w:right w:val="nil"/>
            </w:tcBorders>
            <w:shd w:val="clear" w:color="auto" w:fill="BFBFBF" w:themeFill="background1" w:themeFillShade="BF"/>
            <w:noWrap/>
            <w:vAlign w:val="bottom"/>
            <w:hideMark/>
          </w:tcPr>
          <w:p w14:paraId="3837D3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0BC4EE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2C87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97" w:type="dxa"/>
            <w:tcBorders>
              <w:top w:val="nil"/>
              <w:left w:val="nil"/>
              <w:bottom w:val="nil"/>
              <w:right w:val="nil"/>
            </w:tcBorders>
            <w:shd w:val="clear" w:color="auto" w:fill="BFBFBF" w:themeFill="background1" w:themeFillShade="BF"/>
            <w:noWrap/>
            <w:vAlign w:val="bottom"/>
            <w:hideMark/>
          </w:tcPr>
          <w:p w14:paraId="3E48DD3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0C5AA9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D2CE60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E81AEFB" w14:textId="3FB4A35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611</w:t>
            </w:r>
          </w:p>
        </w:tc>
        <w:tc>
          <w:tcPr>
            <w:tcW w:w="506" w:type="dxa"/>
            <w:tcBorders>
              <w:top w:val="nil"/>
              <w:left w:val="nil"/>
              <w:bottom w:val="nil"/>
              <w:right w:val="nil"/>
            </w:tcBorders>
            <w:vAlign w:val="bottom"/>
          </w:tcPr>
          <w:p w14:paraId="215E4435" w14:textId="4EAED2B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64EDB7C2" w14:textId="3F41FA5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154</w:t>
            </w:r>
          </w:p>
        </w:tc>
        <w:tc>
          <w:tcPr>
            <w:tcW w:w="498" w:type="dxa"/>
            <w:tcBorders>
              <w:top w:val="nil"/>
              <w:left w:val="nil"/>
              <w:bottom w:val="nil"/>
              <w:right w:val="nil"/>
            </w:tcBorders>
            <w:vAlign w:val="bottom"/>
          </w:tcPr>
          <w:p w14:paraId="29C0E9AE" w14:textId="612E46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20228025" w14:textId="3B68668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775</w:t>
            </w:r>
          </w:p>
        </w:tc>
        <w:tc>
          <w:tcPr>
            <w:tcW w:w="831" w:type="dxa"/>
            <w:tcBorders>
              <w:top w:val="nil"/>
              <w:left w:val="single" w:sz="4" w:space="0" w:color="auto"/>
              <w:bottom w:val="nil"/>
              <w:right w:val="nil"/>
            </w:tcBorders>
            <w:vAlign w:val="bottom"/>
          </w:tcPr>
          <w:p w14:paraId="14DC683E" w14:textId="6A5810CB"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F37A15D" w14:textId="0BE1F40A"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4.29</w:t>
            </w:r>
          </w:p>
        </w:tc>
        <w:tc>
          <w:tcPr>
            <w:tcW w:w="833" w:type="dxa"/>
            <w:tcBorders>
              <w:top w:val="nil"/>
              <w:left w:val="single" w:sz="4" w:space="0" w:color="auto"/>
              <w:bottom w:val="nil"/>
              <w:right w:val="nil"/>
            </w:tcBorders>
            <w:vAlign w:val="bottom"/>
          </w:tcPr>
          <w:p w14:paraId="2E09B4F9" w14:textId="0A89F54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2F872262" w14:textId="7706A3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3.85</w:t>
            </w:r>
          </w:p>
        </w:tc>
        <w:tc>
          <w:tcPr>
            <w:tcW w:w="832" w:type="dxa"/>
            <w:tcBorders>
              <w:top w:val="nil"/>
              <w:left w:val="nil"/>
              <w:bottom w:val="nil"/>
              <w:right w:val="single" w:sz="4" w:space="0" w:color="auto"/>
            </w:tcBorders>
            <w:vAlign w:val="bottom"/>
          </w:tcPr>
          <w:p w14:paraId="73F24154" w14:textId="4B0E9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36.50</w:t>
            </w:r>
          </w:p>
        </w:tc>
      </w:tr>
      <w:tr w:rsidR="00132982" w:rsidRPr="00674A16" w14:paraId="74015481" w14:textId="2FC1361E" w:rsidTr="00674A16">
        <w:tc>
          <w:tcPr>
            <w:tcW w:w="966" w:type="dxa"/>
            <w:tcBorders>
              <w:top w:val="nil"/>
              <w:left w:val="nil"/>
              <w:bottom w:val="nil"/>
              <w:right w:val="nil"/>
            </w:tcBorders>
            <w:shd w:val="clear" w:color="auto" w:fill="auto"/>
            <w:noWrap/>
            <w:vAlign w:val="center"/>
            <w:hideMark/>
          </w:tcPr>
          <w:p w14:paraId="598410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61848</w:t>
            </w:r>
          </w:p>
        </w:tc>
        <w:tc>
          <w:tcPr>
            <w:tcW w:w="484" w:type="dxa"/>
            <w:tcBorders>
              <w:top w:val="nil"/>
              <w:left w:val="nil"/>
              <w:bottom w:val="nil"/>
              <w:right w:val="nil"/>
            </w:tcBorders>
          </w:tcPr>
          <w:p w14:paraId="3A69A34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01A90C9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26.9</w:t>
            </w:r>
          </w:p>
        </w:tc>
        <w:tc>
          <w:tcPr>
            <w:tcW w:w="466" w:type="dxa"/>
            <w:tcBorders>
              <w:top w:val="nil"/>
              <w:left w:val="single" w:sz="4" w:space="0" w:color="auto"/>
              <w:bottom w:val="nil"/>
              <w:right w:val="nil"/>
            </w:tcBorders>
            <w:shd w:val="clear" w:color="auto" w:fill="auto"/>
            <w:noWrap/>
            <w:vAlign w:val="bottom"/>
            <w:hideMark/>
          </w:tcPr>
          <w:p w14:paraId="4D53FE9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2A5B31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077FA76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4746C08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054391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A1FA0A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A6299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3ACACD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26FE8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4A2D12B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3E35183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15EE7589" w14:textId="48DBE84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06" w:type="dxa"/>
            <w:tcBorders>
              <w:top w:val="nil"/>
              <w:left w:val="nil"/>
              <w:bottom w:val="nil"/>
              <w:right w:val="nil"/>
            </w:tcBorders>
            <w:vAlign w:val="bottom"/>
          </w:tcPr>
          <w:p w14:paraId="0B1AB9E2" w14:textId="711ED44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7A54DD82" w14:textId="46C353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498" w:type="dxa"/>
            <w:tcBorders>
              <w:top w:val="nil"/>
              <w:left w:val="nil"/>
              <w:bottom w:val="nil"/>
              <w:right w:val="nil"/>
            </w:tcBorders>
            <w:vAlign w:val="bottom"/>
          </w:tcPr>
          <w:p w14:paraId="4598AB0C" w14:textId="7E742DF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81FB8CC" w14:textId="35E3569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46</w:t>
            </w:r>
          </w:p>
        </w:tc>
        <w:tc>
          <w:tcPr>
            <w:tcW w:w="831" w:type="dxa"/>
            <w:tcBorders>
              <w:top w:val="nil"/>
              <w:left w:val="single" w:sz="4" w:space="0" w:color="auto"/>
              <w:bottom w:val="nil"/>
              <w:right w:val="nil"/>
            </w:tcBorders>
            <w:vAlign w:val="bottom"/>
          </w:tcPr>
          <w:p w14:paraId="77363631" w14:textId="5F07285C"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1D3A338" w14:textId="3D97307D"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2.10</w:t>
            </w:r>
          </w:p>
        </w:tc>
        <w:tc>
          <w:tcPr>
            <w:tcW w:w="833" w:type="dxa"/>
            <w:tcBorders>
              <w:top w:val="nil"/>
              <w:left w:val="single" w:sz="4" w:space="0" w:color="auto"/>
              <w:bottom w:val="nil"/>
              <w:right w:val="nil"/>
            </w:tcBorders>
            <w:vAlign w:val="bottom"/>
          </w:tcPr>
          <w:p w14:paraId="0652965A" w14:textId="38034B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w:t>
            </w:r>
          </w:p>
        </w:tc>
        <w:tc>
          <w:tcPr>
            <w:tcW w:w="803" w:type="dxa"/>
            <w:tcBorders>
              <w:top w:val="nil"/>
              <w:left w:val="nil"/>
              <w:bottom w:val="nil"/>
              <w:right w:val="nil"/>
            </w:tcBorders>
            <w:vAlign w:val="bottom"/>
          </w:tcPr>
          <w:p w14:paraId="7B32B40B" w14:textId="3FCE0ED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9.29</w:t>
            </w:r>
          </w:p>
        </w:tc>
        <w:tc>
          <w:tcPr>
            <w:tcW w:w="832" w:type="dxa"/>
            <w:tcBorders>
              <w:top w:val="nil"/>
              <w:left w:val="nil"/>
              <w:bottom w:val="nil"/>
              <w:right w:val="single" w:sz="4" w:space="0" w:color="auto"/>
            </w:tcBorders>
            <w:vAlign w:val="bottom"/>
          </w:tcPr>
          <w:p w14:paraId="2245E774" w14:textId="1087D1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5FCD0B8C" w14:textId="6ECD1CB6" w:rsidTr="00674A16">
        <w:tc>
          <w:tcPr>
            <w:tcW w:w="966" w:type="dxa"/>
            <w:tcBorders>
              <w:top w:val="nil"/>
              <w:left w:val="nil"/>
              <w:bottom w:val="nil"/>
              <w:right w:val="nil"/>
            </w:tcBorders>
            <w:shd w:val="clear" w:color="auto" w:fill="auto"/>
            <w:noWrap/>
            <w:vAlign w:val="center"/>
            <w:hideMark/>
          </w:tcPr>
          <w:p w14:paraId="7213D65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61849</w:t>
            </w:r>
          </w:p>
        </w:tc>
        <w:tc>
          <w:tcPr>
            <w:tcW w:w="484" w:type="dxa"/>
            <w:tcBorders>
              <w:top w:val="nil"/>
              <w:left w:val="nil"/>
              <w:bottom w:val="nil"/>
              <w:right w:val="nil"/>
            </w:tcBorders>
          </w:tcPr>
          <w:p w14:paraId="7E13B79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143</w:t>
            </w:r>
          </w:p>
        </w:tc>
        <w:tc>
          <w:tcPr>
            <w:tcW w:w="570" w:type="dxa"/>
            <w:tcBorders>
              <w:top w:val="nil"/>
              <w:left w:val="nil"/>
              <w:bottom w:val="nil"/>
              <w:right w:val="single" w:sz="4" w:space="0" w:color="auto"/>
            </w:tcBorders>
            <w:vAlign w:val="bottom"/>
          </w:tcPr>
          <w:p w14:paraId="5576841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28.1</w:t>
            </w:r>
          </w:p>
        </w:tc>
        <w:tc>
          <w:tcPr>
            <w:tcW w:w="466" w:type="dxa"/>
            <w:tcBorders>
              <w:top w:val="nil"/>
              <w:left w:val="single" w:sz="4" w:space="0" w:color="auto"/>
              <w:bottom w:val="nil"/>
              <w:right w:val="nil"/>
            </w:tcBorders>
            <w:shd w:val="clear" w:color="auto" w:fill="auto"/>
            <w:noWrap/>
            <w:vAlign w:val="bottom"/>
            <w:hideMark/>
          </w:tcPr>
          <w:p w14:paraId="3EB6C3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475AD4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690" w:type="dxa"/>
            <w:tcBorders>
              <w:top w:val="nil"/>
              <w:left w:val="nil"/>
              <w:bottom w:val="nil"/>
              <w:right w:val="nil"/>
            </w:tcBorders>
            <w:shd w:val="clear" w:color="auto" w:fill="BFBFBF" w:themeFill="background1" w:themeFillShade="BF"/>
            <w:noWrap/>
            <w:vAlign w:val="bottom"/>
            <w:hideMark/>
          </w:tcPr>
          <w:p w14:paraId="31848E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455E6FD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2F4C3F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730" w:type="dxa"/>
            <w:tcBorders>
              <w:top w:val="nil"/>
              <w:left w:val="nil"/>
              <w:bottom w:val="nil"/>
              <w:right w:val="nil"/>
            </w:tcBorders>
            <w:shd w:val="clear" w:color="auto" w:fill="BFBFBF" w:themeFill="background1" w:themeFillShade="BF"/>
            <w:noWrap/>
            <w:vAlign w:val="bottom"/>
            <w:hideMark/>
          </w:tcPr>
          <w:p w14:paraId="130FFF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7C4FBB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AFA50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97" w:type="dxa"/>
            <w:tcBorders>
              <w:top w:val="nil"/>
              <w:left w:val="nil"/>
              <w:bottom w:val="nil"/>
              <w:right w:val="nil"/>
            </w:tcBorders>
            <w:shd w:val="clear" w:color="auto" w:fill="BFBFBF" w:themeFill="background1" w:themeFillShade="BF"/>
            <w:noWrap/>
            <w:vAlign w:val="bottom"/>
            <w:hideMark/>
          </w:tcPr>
          <w:p w14:paraId="3FFA01A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D9D9D9" w:themeFill="background1" w:themeFillShade="D9"/>
            <w:noWrap/>
            <w:vAlign w:val="bottom"/>
            <w:hideMark/>
          </w:tcPr>
          <w:p w14:paraId="751EBE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376C38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52" w:type="dxa"/>
            <w:tcBorders>
              <w:top w:val="nil"/>
              <w:left w:val="nil"/>
              <w:bottom w:val="nil"/>
              <w:right w:val="nil"/>
            </w:tcBorders>
            <w:shd w:val="clear" w:color="auto" w:fill="auto"/>
            <w:noWrap/>
            <w:vAlign w:val="bottom"/>
            <w:hideMark/>
          </w:tcPr>
          <w:p w14:paraId="4DB13481" w14:textId="3283D69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06" w:type="dxa"/>
            <w:tcBorders>
              <w:top w:val="nil"/>
              <w:left w:val="nil"/>
              <w:bottom w:val="nil"/>
              <w:right w:val="nil"/>
            </w:tcBorders>
            <w:vAlign w:val="bottom"/>
          </w:tcPr>
          <w:p w14:paraId="5DCDB151" w14:textId="0C3F2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528" w:type="dxa"/>
            <w:tcBorders>
              <w:top w:val="nil"/>
              <w:left w:val="nil"/>
              <w:bottom w:val="nil"/>
              <w:right w:val="nil"/>
            </w:tcBorders>
            <w:vAlign w:val="bottom"/>
          </w:tcPr>
          <w:p w14:paraId="5E0ACC50" w14:textId="0570F82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E474EC3" w14:textId="29CBF4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542" w:type="dxa"/>
            <w:tcBorders>
              <w:top w:val="nil"/>
              <w:left w:val="nil"/>
              <w:bottom w:val="nil"/>
              <w:right w:val="single" w:sz="4" w:space="0" w:color="auto"/>
            </w:tcBorders>
            <w:shd w:val="clear" w:color="auto" w:fill="auto"/>
            <w:noWrap/>
            <w:vAlign w:val="bottom"/>
            <w:hideMark/>
          </w:tcPr>
          <w:p w14:paraId="22382AC2" w14:textId="5FBA8A4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68</w:t>
            </w:r>
          </w:p>
        </w:tc>
        <w:tc>
          <w:tcPr>
            <w:tcW w:w="831" w:type="dxa"/>
            <w:tcBorders>
              <w:top w:val="nil"/>
              <w:left w:val="single" w:sz="4" w:space="0" w:color="auto"/>
              <w:bottom w:val="nil"/>
              <w:right w:val="nil"/>
            </w:tcBorders>
            <w:vAlign w:val="bottom"/>
          </w:tcPr>
          <w:p w14:paraId="0E6475CF" w14:textId="2095A789"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1.65</w:t>
            </w:r>
          </w:p>
        </w:tc>
        <w:tc>
          <w:tcPr>
            <w:tcW w:w="830" w:type="dxa"/>
            <w:tcBorders>
              <w:top w:val="nil"/>
              <w:left w:val="nil"/>
              <w:bottom w:val="nil"/>
              <w:right w:val="single" w:sz="4" w:space="0" w:color="auto"/>
            </w:tcBorders>
            <w:vAlign w:val="bottom"/>
          </w:tcPr>
          <w:p w14:paraId="57976E5E" w14:textId="7033F586"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2.18</w:t>
            </w:r>
          </w:p>
        </w:tc>
        <w:tc>
          <w:tcPr>
            <w:tcW w:w="833" w:type="dxa"/>
            <w:tcBorders>
              <w:top w:val="nil"/>
              <w:left w:val="single" w:sz="4" w:space="0" w:color="auto"/>
              <w:bottom w:val="nil"/>
              <w:right w:val="nil"/>
            </w:tcBorders>
            <w:vAlign w:val="bottom"/>
          </w:tcPr>
          <w:p w14:paraId="2EEB0F91" w14:textId="27768C0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1.41</w:t>
            </w:r>
          </w:p>
        </w:tc>
        <w:tc>
          <w:tcPr>
            <w:tcW w:w="803" w:type="dxa"/>
            <w:tcBorders>
              <w:top w:val="nil"/>
              <w:left w:val="nil"/>
              <w:bottom w:val="nil"/>
              <w:right w:val="nil"/>
            </w:tcBorders>
            <w:vAlign w:val="bottom"/>
          </w:tcPr>
          <w:p w14:paraId="0EF5385A" w14:textId="769C9A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4DD36E93" w14:textId="683F79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38.58</w:t>
            </w:r>
          </w:p>
        </w:tc>
      </w:tr>
      <w:tr w:rsidR="00132982" w:rsidRPr="00674A16" w14:paraId="5EB59AC3" w14:textId="4345CC01" w:rsidTr="00674A16">
        <w:tc>
          <w:tcPr>
            <w:tcW w:w="966" w:type="dxa"/>
            <w:tcBorders>
              <w:top w:val="nil"/>
              <w:left w:val="nil"/>
              <w:bottom w:val="nil"/>
              <w:right w:val="nil"/>
            </w:tcBorders>
            <w:shd w:val="clear" w:color="auto" w:fill="auto"/>
            <w:noWrap/>
            <w:vAlign w:val="center"/>
            <w:hideMark/>
          </w:tcPr>
          <w:p w14:paraId="5840E7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61850</w:t>
            </w:r>
          </w:p>
        </w:tc>
        <w:tc>
          <w:tcPr>
            <w:tcW w:w="484" w:type="dxa"/>
            <w:tcBorders>
              <w:top w:val="nil"/>
              <w:left w:val="nil"/>
              <w:bottom w:val="nil"/>
              <w:right w:val="nil"/>
            </w:tcBorders>
          </w:tcPr>
          <w:p w14:paraId="4CEECA3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7FD00D1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24.1</w:t>
            </w:r>
          </w:p>
        </w:tc>
        <w:tc>
          <w:tcPr>
            <w:tcW w:w="466" w:type="dxa"/>
            <w:tcBorders>
              <w:top w:val="nil"/>
              <w:left w:val="single" w:sz="4" w:space="0" w:color="auto"/>
              <w:bottom w:val="nil"/>
              <w:right w:val="nil"/>
            </w:tcBorders>
            <w:shd w:val="clear" w:color="auto" w:fill="auto"/>
            <w:noWrap/>
            <w:vAlign w:val="bottom"/>
            <w:hideMark/>
          </w:tcPr>
          <w:p w14:paraId="6B935A9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F080D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90" w:type="dxa"/>
            <w:tcBorders>
              <w:top w:val="nil"/>
              <w:left w:val="nil"/>
              <w:bottom w:val="nil"/>
              <w:right w:val="nil"/>
            </w:tcBorders>
            <w:shd w:val="clear" w:color="auto" w:fill="BFBFBF" w:themeFill="background1" w:themeFillShade="BF"/>
            <w:noWrap/>
            <w:vAlign w:val="bottom"/>
            <w:hideMark/>
          </w:tcPr>
          <w:p w14:paraId="42F9F6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0A6FD6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F84754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79395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3CFF4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BE317E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218F7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DAAE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2A6FEF9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3486CBF" w14:textId="3918D4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3B1C5669" w14:textId="3ED6EF3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25EFBB04" w14:textId="56A472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498" w:type="dxa"/>
            <w:tcBorders>
              <w:top w:val="nil"/>
              <w:left w:val="nil"/>
              <w:bottom w:val="nil"/>
              <w:right w:val="nil"/>
            </w:tcBorders>
            <w:vAlign w:val="bottom"/>
          </w:tcPr>
          <w:p w14:paraId="3D1F23EB" w14:textId="16A7849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C80A7E4" w14:textId="762FB72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831" w:type="dxa"/>
            <w:tcBorders>
              <w:top w:val="nil"/>
              <w:left w:val="single" w:sz="4" w:space="0" w:color="auto"/>
              <w:bottom w:val="nil"/>
              <w:right w:val="nil"/>
            </w:tcBorders>
            <w:vAlign w:val="bottom"/>
          </w:tcPr>
          <w:p w14:paraId="785100C5" w14:textId="146D1A3F"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1.66</w:t>
            </w:r>
          </w:p>
        </w:tc>
        <w:tc>
          <w:tcPr>
            <w:tcW w:w="830" w:type="dxa"/>
            <w:tcBorders>
              <w:top w:val="nil"/>
              <w:left w:val="nil"/>
              <w:bottom w:val="nil"/>
              <w:right w:val="single" w:sz="4" w:space="0" w:color="auto"/>
            </w:tcBorders>
            <w:vAlign w:val="bottom"/>
          </w:tcPr>
          <w:p w14:paraId="17BB4EE9" w14:textId="1B05FCD2" w:rsidR="003E471C" w:rsidRPr="00674A16" w:rsidRDefault="003E471C" w:rsidP="003E471C">
            <w:pPr>
              <w:spacing w:after="0" w:line="240" w:lineRule="auto"/>
              <w:jc w:val="center"/>
              <w:rPr>
                <w:rFonts w:ascii="Times New Roman" w:hAnsi="Times New Roman" w:cs="Times New Roman"/>
                <w:color w:val="000000"/>
                <w:sz w:val="12"/>
                <w:szCs w:val="12"/>
                <w:highlight w:val="yellow"/>
              </w:rPr>
            </w:pPr>
            <w:r w:rsidRPr="00674A16">
              <w:rPr>
                <w:rFonts w:ascii="Times New Roman" w:hAnsi="Times New Roman" w:cs="Times New Roman"/>
                <w:color w:val="000000"/>
                <w:sz w:val="12"/>
                <w:szCs w:val="12"/>
              </w:rPr>
              <w:t>2.24</w:t>
            </w:r>
          </w:p>
        </w:tc>
        <w:tc>
          <w:tcPr>
            <w:tcW w:w="833" w:type="dxa"/>
            <w:tcBorders>
              <w:top w:val="nil"/>
              <w:left w:val="single" w:sz="4" w:space="0" w:color="auto"/>
              <w:bottom w:val="nil"/>
              <w:right w:val="nil"/>
            </w:tcBorders>
            <w:vAlign w:val="bottom"/>
          </w:tcPr>
          <w:p w14:paraId="25B27985" w14:textId="43EC04E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1.54</w:t>
            </w:r>
          </w:p>
        </w:tc>
        <w:tc>
          <w:tcPr>
            <w:tcW w:w="803" w:type="dxa"/>
            <w:tcBorders>
              <w:top w:val="nil"/>
              <w:left w:val="nil"/>
              <w:bottom w:val="nil"/>
              <w:right w:val="nil"/>
            </w:tcBorders>
            <w:vAlign w:val="bottom"/>
          </w:tcPr>
          <w:p w14:paraId="6680FE33" w14:textId="3A8E61F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3.76</w:t>
            </w:r>
          </w:p>
        </w:tc>
        <w:tc>
          <w:tcPr>
            <w:tcW w:w="832" w:type="dxa"/>
            <w:tcBorders>
              <w:top w:val="nil"/>
              <w:left w:val="nil"/>
              <w:bottom w:val="nil"/>
              <w:right w:val="single" w:sz="4" w:space="0" w:color="auto"/>
            </w:tcBorders>
            <w:vAlign w:val="bottom"/>
          </w:tcPr>
          <w:p w14:paraId="67B00A98" w14:textId="0E8D3E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DC6AD4A" w14:textId="679346F4" w:rsidTr="00674A16">
        <w:tc>
          <w:tcPr>
            <w:tcW w:w="966" w:type="dxa"/>
            <w:tcBorders>
              <w:top w:val="nil"/>
              <w:left w:val="nil"/>
              <w:bottom w:val="nil"/>
              <w:right w:val="nil"/>
            </w:tcBorders>
            <w:shd w:val="clear" w:color="auto" w:fill="auto"/>
            <w:noWrap/>
            <w:vAlign w:val="center"/>
            <w:hideMark/>
          </w:tcPr>
          <w:p w14:paraId="77FF08D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61851</w:t>
            </w:r>
          </w:p>
        </w:tc>
        <w:tc>
          <w:tcPr>
            <w:tcW w:w="484" w:type="dxa"/>
            <w:tcBorders>
              <w:top w:val="nil"/>
              <w:left w:val="nil"/>
              <w:bottom w:val="nil"/>
              <w:right w:val="nil"/>
            </w:tcBorders>
          </w:tcPr>
          <w:p w14:paraId="0E0451A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56BCD98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21.1</w:t>
            </w:r>
          </w:p>
        </w:tc>
        <w:tc>
          <w:tcPr>
            <w:tcW w:w="466" w:type="dxa"/>
            <w:tcBorders>
              <w:top w:val="nil"/>
              <w:left w:val="single" w:sz="4" w:space="0" w:color="auto"/>
              <w:bottom w:val="nil"/>
              <w:right w:val="nil"/>
            </w:tcBorders>
            <w:shd w:val="clear" w:color="auto" w:fill="auto"/>
            <w:noWrap/>
            <w:vAlign w:val="bottom"/>
            <w:hideMark/>
          </w:tcPr>
          <w:p w14:paraId="25F18E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EE513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51E55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27B994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5879B4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0E5C2AB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470" w:type="dxa"/>
            <w:tcBorders>
              <w:top w:val="nil"/>
              <w:left w:val="nil"/>
              <w:bottom w:val="nil"/>
              <w:right w:val="nil"/>
            </w:tcBorders>
            <w:shd w:val="clear" w:color="auto" w:fill="BFBFBF" w:themeFill="background1" w:themeFillShade="BF"/>
            <w:noWrap/>
            <w:vAlign w:val="bottom"/>
            <w:hideMark/>
          </w:tcPr>
          <w:p w14:paraId="00DF6C0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63EF4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0830C49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1F2940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6226D24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65F148B" w14:textId="1A16FB4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06" w:type="dxa"/>
            <w:tcBorders>
              <w:top w:val="nil"/>
              <w:left w:val="nil"/>
              <w:bottom w:val="nil"/>
              <w:right w:val="nil"/>
            </w:tcBorders>
            <w:vAlign w:val="bottom"/>
          </w:tcPr>
          <w:p w14:paraId="2DE9A4D4" w14:textId="7CA583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48FFFE2" w14:textId="0426E33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36FB5E8A" w14:textId="55033EE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08A3C4EF" w14:textId="7110459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831" w:type="dxa"/>
            <w:tcBorders>
              <w:top w:val="nil"/>
              <w:left w:val="single" w:sz="4" w:space="0" w:color="auto"/>
              <w:bottom w:val="nil"/>
              <w:right w:val="nil"/>
            </w:tcBorders>
          </w:tcPr>
          <w:p w14:paraId="327A40FA" w14:textId="57CD56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5.38</w:t>
            </w:r>
          </w:p>
        </w:tc>
        <w:tc>
          <w:tcPr>
            <w:tcW w:w="830" w:type="dxa"/>
            <w:tcBorders>
              <w:top w:val="nil"/>
              <w:left w:val="nil"/>
              <w:bottom w:val="nil"/>
              <w:right w:val="single" w:sz="4" w:space="0" w:color="auto"/>
            </w:tcBorders>
            <w:vAlign w:val="bottom"/>
          </w:tcPr>
          <w:p w14:paraId="2FF55629" w14:textId="47C3540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3" w:type="dxa"/>
            <w:tcBorders>
              <w:top w:val="nil"/>
              <w:left w:val="single" w:sz="4" w:space="0" w:color="auto"/>
              <w:bottom w:val="nil"/>
              <w:right w:val="nil"/>
            </w:tcBorders>
            <w:vAlign w:val="bottom"/>
          </w:tcPr>
          <w:p w14:paraId="76B15E3E" w14:textId="47E4140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3769C0AA" w14:textId="5A7E17A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1815E166" w14:textId="3F03DAD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BD8F98D" w14:textId="1A74C8F8" w:rsidTr="00674A16">
        <w:tc>
          <w:tcPr>
            <w:tcW w:w="966" w:type="dxa"/>
            <w:tcBorders>
              <w:top w:val="nil"/>
              <w:left w:val="nil"/>
              <w:bottom w:val="nil"/>
              <w:right w:val="nil"/>
            </w:tcBorders>
            <w:shd w:val="clear" w:color="auto" w:fill="auto"/>
            <w:noWrap/>
            <w:vAlign w:val="center"/>
            <w:hideMark/>
          </w:tcPr>
          <w:p w14:paraId="19F2A6A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61852</w:t>
            </w:r>
          </w:p>
        </w:tc>
        <w:tc>
          <w:tcPr>
            <w:tcW w:w="484" w:type="dxa"/>
            <w:tcBorders>
              <w:top w:val="nil"/>
              <w:left w:val="nil"/>
              <w:bottom w:val="nil"/>
              <w:right w:val="nil"/>
            </w:tcBorders>
          </w:tcPr>
          <w:p w14:paraId="0CF04C6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138</w:t>
            </w:r>
          </w:p>
        </w:tc>
        <w:tc>
          <w:tcPr>
            <w:tcW w:w="570" w:type="dxa"/>
            <w:tcBorders>
              <w:top w:val="nil"/>
              <w:left w:val="nil"/>
              <w:bottom w:val="nil"/>
              <w:right w:val="single" w:sz="4" w:space="0" w:color="auto"/>
            </w:tcBorders>
            <w:vAlign w:val="bottom"/>
          </w:tcPr>
          <w:p w14:paraId="79AFEF4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21.5</w:t>
            </w:r>
          </w:p>
        </w:tc>
        <w:tc>
          <w:tcPr>
            <w:tcW w:w="466" w:type="dxa"/>
            <w:tcBorders>
              <w:top w:val="nil"/>
              <w:left w:val="single" w:sz="4" w:space="0" w:color="auto"/>
              <w:bottom w:val="nil"/>
              <w:right w:val="nil"/>
            </w:tcBorders>
            <w:shd w:val="clear" w:color="auto" w:fill="auto"/>
            <w:noWrap/>
            <w:vAlign w:val="bottom"/>
            <w:hideMark/>
          </w:tcPr>
          <w:p w14:paraId="6D7C15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4C4AB50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6910412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2F9FA2E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A391A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BB8F09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0F2B4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1A122EC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6983DC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9863C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DD1B23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0AE3F12" w14:textId="68C82F9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75</w:t>
            </w:r>
          </w:p>
        </w:tc>
        <w:tc>
          <w:tcPr>
            <w:tcW w:w="506" w:type="dxa"/>
            <w:tcBorders>
              <w:top w:val="nil"/>
              <w:left w:val="nil"/>
              <w:bottom w:val="nil"/>
              <w:right w:val="nil"/>
            </w:tcBorders>
            <w:vAlign w:val="bottom"/>
          </w:tcPr>
          <w:p w14:paraId="7EBEDFDA" w14:textId="218814A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D9A78C3" w14:textId="6185C6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498" w:type="dxa"/>
            <w:tcBorders>
              <w:top w:val="nil"/>
              <w:left w:val="nil"/>
              <w:bottom w:val="nil"/>
              <w:right w:val="nil"/>
            </w:tcBorders>
            <w:vAlign w:val="bottom"/>
          </w:tcPr>
          <w:p w14:paraId="4ECEA1ED" w14:textId="0FBBB9D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77B668A2" w14:textId="5FCC432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96</w:t>
            </w:r>
          </w:p>
        </w:tc>
        <w:tc>
          <w:tcPr>
            <w:tcW w:w="831" w:type="dxa"/>
            <w:tcBorders>
              <w:top w:val="nil"/>
              <w:left w:val="single" w:sz="4" w:space="0" w:color="auto"/>
              <w:bottom w:val="nil"/>
              <w:right w:val="nil"/>
            </w:tcBorders>
          </w:tcPr>
          <w:p w14:paraId="5409359C" w14:textId="5B061D9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94F86AA" w14:textId="2DE12A6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1.90</w:t>
            </w:r>
          </w:p>
        </w:tc>
        <w:tc>
          <w:tcPr>
            <w:tcW w:w="833" w:type="dxa"/>
            <w:tcBorders>
              <w:top w:val="nil"/>
              <w:left w:val="single" w:sz="4" w:space="0" w:color="auto"/>
              <w:bottom w:val="nil"/>
              <w:right w:val="nil"/>
            </w:tcBorders>
            <w:vAlign w:val="bottom"/>
          </w:tcPr>
          <w:p w14:paraId="07EBF5A1" w14:textId="535A05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79E24C04" w14:textId="1CF492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4.92</w:t>
            </w:r>
          </w:p>
        </w:tc>
        <w:tc>
          <w:tcPr>
            <w:tcW w:w="832" w:type="dxa"/>
            <w:tcBorders>
              <w:top w:val="nil"/>
              <w:left w:val="nil"/>
              <w:bottom w:val="nil"/>
              <w:right w:val="single" w:sz="4" w:space="0" w:color="auto"/>
            </w:tcBorders>
            <w:vAlign w:val="bottom"/>
          </w:tcPr>
          <w:p w14:paraId="0D4E8D71" w14:textId="4C7D4F5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617E1171" w14:textId="1994D622" w:rsidTr="00674A16">
        <w:tc>
          <w:tcPr>
            <w:tcW w:w="966" w:type="dxa"/>
            <w:tcBorders>
              <w:top w:val="nil"/>
              <w:left w:val="nil"/>
              <w:bottom w:val="nil"/>
              <w:right w:val="nil"/>
            </w:tcBorders>
            <w:shd w:val="clear" w:color="auto" w:fill="auto"/>
            <w:noWrap/>
            <w:vAlign w:val="center"/>
            <w:hideMark/>
          </w:tcPr>
          <w:p w14:paraId="3DEA62E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61853</w:t>
            </w:r>
          </w:p>
        </w:tc>
        <w:tc>
          <w:tcPr>
            <w:tcW w:w="484" w:type="dxa"/>
            <w:tcBorders>
              <w:top w:val="nil"/>
              <w:left w:val="nil"/>
              <w:bottom w:val="nil"/>
              <w:right w:val="nil"/>
            </w:tcBorders>
          </w:tcPr>
          <w:p w14:paraId="63DFFE3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23298CA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21.8</w:t>
            </w:r>
          </w:p>
        </w:tc>
        <w:tc>
          <w:tcPr>
            <w:tcW w:w="466" w:type="dxa"/>
            <w:tcBorders>
              <w:top w:val="nil"/>
              <w:left w:val="single" w:sz="4" w:space="0" w:color="auto"/>
              <w:bottom w:val="nil"/>
              <w:right w:val="nil"/>
            </w:tcBorders>
            <w:shd w:val="clear" w:color="auto" w:fill="auto"/>
            <w:noWrap/>
            <w:vAlign w:val="bottom"/>
            <w:hideMark/>
          </w:tcPr>
          <w:p w14:paraId="0C06C8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B3C2AD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4E4374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0CD0DE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3FF2BF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2F4795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4C993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nil"/>
              <w:right w:val="nil"/>
            </w:tcBorders>
            <w:shd w:val="clear" w:color="auto" w:fill="D9D9D9" w:themeFill="background1" w:themeFillShade="D9"/>
            <w:noWrap/>
            <w:vAlign w:val="bottom"/>
            <w:hideMark/>
          </w:tcPr>
          <w:p w14:paraId="5D9EEF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3545D3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D4EF1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DE59EF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D0F9655" w14:textId="166872D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506" w:type="dxa"/>
            <w:tcBorders>
              <w:top w:val="nil"/>
              <w:left w:val="nil"/>
              <w:bottom w:val="nil"/>
              <w:right w:val="nil"/>
            </w:tcBorders>
            <w:vAlign w:val="bottom"/>
          </w:tcPr>
          <w:p w14:paraId="0E7BF480" w14:textId="598FE76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28" w:type="dxa"/>
            <w:tcBorders>
              <w:top w:val="nil"/>
              <w:left w:val="nil"/>
              <w:bottom w:val="nil"/>
              <w:right w:val="nil"/>
            </w:tcBorders>
            <w:vAlign w:val="bottom"/>
          </w:tcPr>
          <w:p w14:paraId="26554568" w14:textId="00AE03A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190</w:t>
            </w:r>
          </w:p>
        </w:tc>
        <w:tc>
          <w:tcPr>
            <w:tcW w:w="498" w:type="dxa"/>
            <w:tcBorders>
              <w:top w:val="nil"/>
              <w:left w:val="nil"/>
              <w:bottom w:val="nil"/>
              <w:right w:val="nil"/>
            </w:tcBorders>
            <w:vAlign w:val="bottom"/>
          </w:tcPr>
          <w:p w14:paraId="36E62CA2" w14:textId="0290E55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A0734B6" w14:textId="62A4250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831" w:type="dxa"/>
            <w:tcBorders>
              <w:top w:val="nil"/>
              <w:left w:val="single" w:sz="4" w:space="0" w:color="auto"/>
              <w:bottom w:val="nil"/>
              <w:right w:val="nil"/>
            </w:tcBorders>
          </w:tcPr>
          <w:p w14:paraId="3C9FBF6B" w14:textId="398D2F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242D3681" w14:textId="4AC0CD3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5.34</w:t>
            </w:r>
          </w:p>
        </w:tc>
        <w:tc>
          <w:tcPr>
            <w:tcW w:w="833" w:type="dxa"/>
            <w:tcBorders>
              <w:top w:val="nil"/>
              <w:left w:val="single" w:sz="4" w:space="0" w:color="auto"/>
              <w:bottom w:val="nil"/>
              <w:right w:val="nil"/>
            </w:tcBorders>
            <w:vAlign w:val="bottom"/>
          </w:tcPr>
          <w:p w14:paraId="23991578" w14:textId="72016FE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1.33</w:t>
            </w:r>
          </w:p>
        </w:tc>
        <w:tc>
          <w:tcPr>
            <w:tcW w:w="803" w:type="dxa"/>
            <w:tcBorders>
              <w:top w:val="nil"/>
              <w:left w:val="nil"/>
              <w:bottom w:val="nil"/>
              <w:right w:val="nil"/>
            </w:tcBorders>
            <w:vAlign w:val="bottom"/>
          </w:tcPr>
          <w:p w14:paraId="68E76A32" w14:textId="0490F5D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5.87</w:t>
            </w:r>
          </w:p>
        </w:tc>
        <w:tc>
          <w:tcPr>
            <w:tcW w:w="832" w:type="dxa"/>
            <w:tcBorders>
              <w:top w:val="nil"/>
              <w:left w:val="nil"/>
              <w:bottom w:val="nil"/>
              <w:right w:val="single" w:sz="4" w:space="0" w:color="auto"/>
            </w:tcBorders>
            <w:vAlign w:val="bottom"/>
          </w:tcPr>
          <w:p w14:paraId="7DE7A506" w14:textId="7F60AB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7FDEA4F5" w14:textId="3AB2CCBE" w:rsidTr="00674A16">
        <w:tc>
          <w:tcPr>
            <w:tcW w:w="966" w:type="dxa"/>
            <w:tcBorders>
              <w:top w:val="nil"/>
              <w:left w:val="nil"/>
              <w:bottom w:val="nil"/>
              <w:right w:val="nil"/>
            </w:tcBorders>
            <w:shd w:val="clear" w:color="auto" w:fill="auto"/>
            <w:noWrap/>
            <w:vAlign w:val="center"/>
            <w:hideMark/>
          </w:tcPr>
          <w:p w14:paraId="3C70086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61854</w:t>
            </w:r>
          </w:p>
        </w:tc>
        <w:tc>
          <w:tcPr>
            <w:tcW w:w="484" w:type="dxa"/>
            <w:tcBorders>
              <w:top w:val="nil"/>
              <w:left w:val="nil"/>
              <w:bottom w:val="nil"/>
              <w:right w:val="nil"/>
            </w:tcBorders>
          </w:tcPr>
          <w:p w14:paraId="30FEFD8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134</w:t>
            </w:r>
          </w:p>
        </w:tc>
        <w:tc>
          <w:tcPr>
            <w:tcW w:w="570" w:type="dxa"/>
            <w:tcBorders>
              <w:top w:val="nil"/>
              <w:left w:val="nil"/>
              <w:bottom w:val="nil"/>
              <w:right w:val="single" w:sz="4" w:space="0" w:color="auto"/>
            </w:tcBorders>
            <w:vAlign w:val="bottom"/>
          </w:tcPr>
          <w:p w14:paraId="41521BE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20.4</w:t>
            </w:r>
          </w:p>
        </w:tc>
        <w:tc>
          <w:tcPr>
            <w:tcW w:w="466" w:type="dxa"/>
            <w:tcBorders>
              <w:top w:val="nil"/>
              <w:left w:val="single" w:sz="4" w:space="0" w:color="auto"/>
              <w:bottom w:val="nil"/>
              <w:right w:val="nil"/>
            </w:tcBorders>
            <w:shd w:val="clear" w:color="auto" w:fill="auto"/>
            <w:noWrap/>
            <w:vAlign w:val="bottom"/>
            <w:hideMark/>
          </w:tcPr>
          <w:p w14:paraId="06048B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775A95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693896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B04B1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E236C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730" w:type="dxa"/>
            <w:tcBorders>
              <w:top w:val="nil"/>
              <w:left w:val="nil"/>
              <w:bottom w:val="nil"/>
              <w:right w:val="nil"/>
            </w:tcBorders>
            <w:shd w:val="clear" w:color="auto" w:fill="BFBFBF" w:themeFill="background1" w:themeFillShade="BF"/>
            <w:noWrap/>
            <w:vAlign w:val="bottom"/>
            <w:hideMark/>
          </w:tcPr>
          <w:p w14:paraId="7018EAC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6F35E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182496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3E46415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8449E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6B912C5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52" w:type="dxa"/>
            <w:tcBorders>
              <w:top w:val="nil"/>
              <w:left w:val="nil"/>
              <w:bottom w:val="nil"/>
              <w:right w:val="nil"/>
            </w:tcBorders>
            <w:shd w:val="clear" w:color="auto" w:fill="auto"/>
            <w:noWrap/>
            <w:vAlign w:val="bottom"/>
            <w:hideMark/>
          </w:tcPr>
          <w:p w14:paraId="3B5F857C" w14:textId="7DEC0DA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506" w:type="dxa"/>
            <w:tcBorders>
              <w:top w:val="nil"/>
              <w:left w:val="nil"/>
              <w:bottom w:val="nil"/>
              <w:right w:val="nil"/>
            </w:tcBorders>
            <w:vAlign w:val="bottom"/>
          </w:tcPr>
          <w:p w14:paraId="1E9B2564" w14:textId="67DC499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528" w:type="dxa"/>
            <w:tcBorders>
              <w:top w:val="nil"/>
              <w:left w:val="nil"/>
              <w:bottom w:val="nil"/>
              <w:right w:val="nil"/>
            </w:tcBorders>
            <w:vAlign w:val="bottom"/>
          </w:tcPr>
          <w:p w14:paraId="310B9126" w14:textId="08FF10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228</w:t>
            </w:r>
          </w:p>
        </w:tc>
        <w:tc>
          <w:tcPr>
            <w:tcW w:w="498" w:type="dxa"/>
            <w:tcBorders>
              <w:top w:val="nil"/>
              <w:left w:val="nil"/>
              <w:bottom w:val="nil"/>
              <w:right w:val="nil"/>
            </w:tcBorders>
            <w:vAlign w:val="bottom"/>
          </w:tcPr>
          <w:p w14:paraId="58957897" w14:textId="4800217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A90CB93" w14:textId="34A4D6A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321</w:t>
            </w:r>
          </w:p>
        </w:tc>
        <w:tc>
          <w:tcPr>
            <w:tcW w:w="831" w:type="dxa"/>
            <w:tcBorders>
              <w:top w:val="nil"/>
              <w:left w:val="single" w:sz="4" w:space="0" w:color="auto"/>
              <w:bottom w:val="nil"/>
              <w:right w:val="nil"/>
            </w:tcBorders>
          </w:tcPr>
          <w:p w14:paraId="3E9B7577" w14:textId="196306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11C05B3" w14:textId="3A31883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2.29</w:t>
            </w:r>
          </w:p>
        </w:tc>
        <w:tc>
          <w:tcPr>
            <w:tcW w:w="833" w:type="dxa"/>
            <w:tcBorders>
              <w:top w:val="nil"/>
              <w:left w:val="single" w:sz="4" w:space="0" w:color="auto"/>
              <w:bottom w:val="nil"/>
              <w:right w:val="nil"/>
            </w:tcBorders>
            <w:vAlign w:val="bottom"/>
          </w:tcPr>
          <w:p w14:paraId="2799776E" w14:textId="775D197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1.08</w:t>
            </w:r>
          </w:p>
        </w:tc>
        <w:tc>
          <w:tcPr>
            <w:tcW w:w="803" w:type="dxa"/>
            <w:tcBorders>
              <w:top w:val="nil"/>
              <w:left w:val="nil"/>
              <w:bottom w:val="nil"/>
              <w:right w:val="nil"/>
            </w:tcBorders>
            <w:vAlign w:val="bottom"/>
          </w:tcPr>
          <w:p w14:paraId="45CB0F23" w14:textId="186FF55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3.92</w:t>
            </w:r>
          </w:p>
        </w:tc>
        <w:tc>
          <w:tcPr>
            <w:tcW w:w="832" w:type="dxa"/>
            <w:tcBorders>
              <w:top w:val="nil"/>
              <w:left w:val="nil"/>
              <w:bottom w:val="nil"/>
              <w:right w:val="single" w:sz="4" w:space="0" w:color="auto"/>
            </w:tcBorders>
            <w:vAlign w:val="bottom"/>
          </w:tcPr>
          <w:p w14:paraId="78656EB6" w14:textId="6045B8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6133D8EF" w14:textId="66552637" w:rsidTr="00674A16">
        <w:tc>
          <w:tcPr>
            <w:tcW w:w="966" w:type="dxa"/>
            <w:tcBorders>
              <w:top w:val="nil"/>
              <w:left w:val="nil"/>
              <w:bottom w:val="nil"/>
              <w:right w:val="nil"/>
            </w:tcBorders>
            <w:shd w:val="clear" w:color="auto" w:fill="auto"/>
            <w:noWrap/>
            <w:vAlign w:val="center"/>
            <w:hideMark/>
          </w:tcPr>
          <w:p w14:paraId="1B6B540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61855</w:t>
            </w:r>
          </w:p>
        </w:tc>
        <w:tc>
          <w:tcPr>
            <w:tcW w:w="484" w:type="dxa"/>
            <w:tcBorders>
              <w:top w:val="nil"/>
              <w:left w:val="nil"/>
              <w:bottom w:val="nil"/>
              <w:right w:val="nil"/>
            </w:tcBorders>
          </w:tcPr>
          <w:p w14:paraId="7F8432B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162</w:t>
            </w:r>
          </w:p>
        </w:tc>
        <w:tc>
          <w:tcPr>
            <w:tcW w:w="570" w:type="dxa"/>
            <w:tcBorders>
              <w:top w:val="nil"/>
              <w:left w:val="nil"/>
              <w:bottom w:val="nil"/>
              <w:right w:val="single" w:sz="4" w:space="0" w:color="auto"/>
            </w:tcBorders>
            <w:vAlign w:val="bottom"/>
          </w:tcPr>
          <w:p w14:paraId="0D9B697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41.2</w:t>
            </w:r>
          </w:p>
        </w:tc>
        <w:tc>
          <w:tcPr>
            <w:tcW w:w="466" w:type="dxa"/>
            <w:tcBorders>
              <w:top w:val="nil"/>
              <w:left w:val="single" w:sz="4" w:space="0" w:color="auto"/>
              <w:bottom w:val="nil"/>
              <w:right w:val="nil"/>
            </w:tcBorders>
            <w:shd w:val="clear" w:color="auto" w:fill="auto"/>
            <w:noWrap/>
            <w:vAlign w:val="bottom"/>
            <w:hideMark/>
          </w:tcPr>
          <w:p w14:paraId="1E297D7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8BE9D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03B52F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8E8458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1C128D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A4861D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55DDAB7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40745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60CA57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E343B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34EA71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1027D44" w14:textId="6AA0B1D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192</w:t>
            </w:r>
          </w:p>
        </w:tc>
        <w:tc>
          <w:tcPr>
            <w:tcW w:w="506" w:type="dxa"/>
            <w:tcBorders>
              <w:top w:val="nil"/>
              <w:left w:val="nil"/>
              <w:bottom w:val="nil"/>
              <w:right w:val="nil"/>
            </w:tcBorders>
            <w:vAlign w:val="bottom"/>
          </w:tcPr>
          <w:p w14:paraId="425756D4" w14:textId="57FB4CE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689B122B" w14:textId="2BA1BF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498" w:type="dxa"/>
            <w:tcBorders>
              <w:top w:val="nil"/>
              <w:left w:val="nil"/>
              <w:bottom w:val="nil"/>
              <w:right w:val="nil"/>
            </w:tcBorders>
            <w:vAlign w:val="bottom"/>
          </w:tcPr>
          <w:p w14:paraId="2D2DA4E7" w14:textId="772ADB1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778C6CB8" w14:textId="65BB82C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209</w:t>
            </w:r>
          </w:p>
        </w:tc>
        <w:tc>
          <w:tcPr>
            <w:tcW w:w="831" w:type="dxa"/>
            <w:tcBorders>
              <w:top w:val="nil"/>
              <w:left w:val="single" w:sz="4" w:space="0" w:color="auto"/>
              <w:bottom w:val="nil"/>
              <w:right w:val="nil"/>
            </w:tcBorders>
          </w:tcPr>
          <w:p w14:paraId="01953090" w14:textId="04940F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8CA926E" w14:textId="228CFC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6.31</w:t>
            </w:r>
          </w:p>
        </w:tc>
        <w:tc>
          <w:tcPr>
            <w:tcW w:w="833" w:type="dxa"/>
            <w:tcBorders>
              <w:top w:val="nil"/>
              <w:left w:val="single" w:sz="4" w:space="0" w:color="auto"/>
              <w:bottom w:val="nil"/>
              <w:right w:val="nil"/>
            </w:tcBorders>
            <w:vAlign w:val="bottom"/>
          </w:tcPr>
          <w:p w14:paraId="78DCC768" w14:textId="3481AA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05BB6FCD" w14:textId="5C4DBD5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4.47</w:t>
            </w:r>
          </w:p>
        </w:tc>
        <w:tc>
          <w:tcPr>
            <w:tcW w:w="832" w:type="dxa"/>
            <w:tcBorders>
              <w:top w:val="nil"/>
              <w:left w:val="nil"/>
              <w:bottom w:val="nil"/>
              <w:right w:val="single" w:sz="4" w:space="0" w:color="auto"/>
            </w:tcBorders>
            <w:vAlign w:val="bottom"/>
          </w:tcPr>
          <w:p w14:paraId="6BA7ED9C" w14:textId="205B86B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32.57</w:t>
            </w:r>
          </w:p>
        </w:tc>
      </w:tr>
      <w:tr w:rsidR="00132982" w:rsidRPr="00674A16" w14:paraId="02E8DC21" w14:textId="24536D83" w:rsidTr="00674A16">
        <w:tc>
          <w:tcPr>
            <w:tcW w:w="966" w:type="dxa"/>
            <w:tcBorders>
              <w:top w:val="nil"/>
              <w:left w:val="nil"/>
              <w:bottom w:val="nil"/>
              <w:right w:val="nil"/>
            </w:tcBorders>
            <w:shd w:val="clear" w:color="auto" w:fill="auto"/>
            <w:noWrap/>
            <w:vAlign w:val="center"/>
            <w:hideMark/>
          </w:tcPr>
          <w:p w14:paraId="1D16400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61856</w:t>
            </w:r>
          </w:p>
        </w:tc>
        <w:tc>
          <w:tcPr>
            <w:tcW w:w="484" w:type="dxa"/>
            <w:tcBorders>
              <w:top w:val="nil"/>
              <w:left w:val="nil"/>
              <w:bottom w:val="nil"/>
              <w:right w:val="nil"/>
            </w:tcBorders>
          </w:tcPr>
          <w:p w14:paraId="79A372BB"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0E756B7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29.5</w:t>
            </w:r>
          </w:p>
        </w:tc>
        <w:tc>
          <w:tcPr>
            <w:tcW w:w="466" w:type="dxa"/>
            <w:tcBorders>
              <w:top w:val="nil"/>
              <w:left w:val="single" w:sz="4" w:space="0" w:color="auto"/>
              <w:bottom w:val="nil"/>
              <w:right w:val="nil"/>
            </w:tcBorders>
            <w:shd w:val="clear" w:color="auto" w:fill="auto"/>
            <w:noWrap/>
            <w:vAlign w:val="bottom"/>
            <w:hideMark/>
          </w:tcPr>
          <w:p w14:paraId="49A9887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7E5AA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10B7C1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48B179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7151C9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FF625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0F8EC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88541C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B398E4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0A1497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530ADB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299646A" w14:textId="1D4E0A3D"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555A8A0E" w14:textId="7F89F25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5E1975D3" w14:textId="144081F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29</w:t>
            </w:r>
          </w:p>
        </w:tc>
        <w:tc>
          <w:tcPr>
            <w:tcW w:w="498" w:type="dxa"/>
            <w:tcBorders>
              <w:top w:val="nil"/>
              <w:left w:val="nil"/>
              <w:bottom w:val="nil"/>
              <w:right w:val="nil"/>
            </w:tcBorders>
            <w:vAlign w:val="bottom"/>
          </w:tcPr>
          <w:p w14:paraId="0B6C80A3" w14:textId="5440D9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31AE330A" w14:textId="20E5232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40</w:t>
            </w:r>
          </w:p>
        </w:tc>
        <w:tc>
          <w:tcPr>
            <w:tcW w:w="831" w:type="dxa"/>
            <w:tcBorders>
              <w:top w:val="nil"/>
              <w:left w:val="single" w:sz="4" w:space="0" w:color="auto"/>
              <w:bottom w:val="nil"/>
              <w:right w:val="nil"/>
            </w:tcBorders>
          </w:tcPr>
          <w:p w14:paraId="7094EB8C" w14:textId="0F867F0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50D6AB1A" w14:textId="6E05324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2.12</w:t>
            </w:r>
          </w:p>
        </w:tc>
        <w:tc>
          <w:tcPr>
            <w:tcW w:w="833" w:type="dxa"/>
            <w:tcBorders>
              <w:top w:val="nil"/>
              <w:left w:val="single" w:sz="4" w:space="0" w:color="auto"/>
              <w:bottom w:val="nil"/>
              <w:right w:val="nil"/>
            </w:tcBorders>
            <w:vAlign w:val="bottom"/>
          </w:tcPr>
          <w:p w14:paraId="0D9490B7" w14:textId="340556A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1B4FE079" w14:textId="785E638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4.91</w:t>
            </w:r>
          </w:p>
        </w:tc>
        <w:tc>
          <w:tcPr>
            <w:tcW w:w="832" w:type="dxa"/>
            <w:tcBorders>
              <w:top w:val="nil"/>
              <w:left w:val="nil"/>
              <w:bottom w:val="nil"/>
              <w:right w:val="single" w:sz="4" w:space="0" w:color="auto"/>
            </w:tcBorders>
            <w:vAlign w:val="bottom"/>
          </w:tcPr>
          <w:p w14:paraId="2F9D0D89" w14:textId="4859FEC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9320BC6" w14:textId="371D1D88" w:rsidTr="00674A16">
        <w:tc>
          <w:tcPr>
            <w:tcW w:w="966" w:type="dxa"/>
            <w:tcBorders>
              <w:top w:val="nil"/>
              <w:left w:val="nil"/>
              <w:bottom w:val="nil"/>
              <w:right w:val="nil"/>
            </w:tcBorders>
            <w:shd w:val="clear" w:color="auto" w:fill="auto"/>
            <w:noWrap/>
            <w:vAlign w:val="center"/>
            <w:hideMark/>
          </w:tcPr>
          <w:p w14:paraId="3A519B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61857</w:t>
            </w:r>
          </w:p>
        </w:tc>
        <w:tc>
          <w:tcPr>
            <w:tcW w:w="484" w:type="dxa"/>
            <w:tcBorders>
              <w:top w:val="nil"/>
              <w:left w:val="nil"/>
              <w:bottom w:val="nil"/>
              <w:right w:val="nil"/>
            </w:tcBorders>
          </w:tcPr>
          <w:p w14:paraId="67B9233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147</w:t>
            </w:r>
          </w:p>
        </w:tc>
        <w:tc>
          <w:tcPr>
            <w:tcW w:w="570" w:type="dxa"/>
            <w:tcBorders>
              <w:top w:val="nil"/>
              <w:left w:val="nil"/>
              <w:bottom w:val="nil"/>
              <w:right w:val="single" w:sz="4" w:space="0" w:color="auto"/>
            </w:tcBorders>
            <w:vAlign w:val="bottom"/>
          </w:tcPr>
          <w:p w14:paraId="44891135"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66" w:type="dxa"/>
            <w:tcBorders>
              <w:top w:val="nil"/>
              <w:left w:val="single" w:sz="4" w:space="0" w:color="auto"/>
              <w:bottom w:val="nil"/>
              <w:right w:val="nil"/>
            </w:tcBorders>
            <w:shd w:val="clear" w:color="auto" w:fill="auto"/>
            <w:noWrap/>
            <w:vAlign w:val="bottom"/>
            <w:hideMark/>
          </w:tcPr>
          <w:p w14:paraId="5965ED6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365074E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47A0E95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032507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3E8D348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30" w:type="dxa"/>
            <w:tcBorders>
              <w:top w:val="nil"/>
              <w:left w:val="nil"/>
              <w:bottom w:val="nil"/>
              <w:right w:val="nil"/>
            </w:tcBorders>
            <w:shd w:val="clear" w:color="auto" w:fill="BFBFBF" w:themeFill="background1" w:themeFillShade="BF"/>
            <w:noWrap/>
            <w:vAlign w:val="bottom"/>
            <w:hideMark/>
          </w:tcPr>
          <w:p w14:paraId="4A24E3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43C83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08DCF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BFBFBF" w:themeFill="background1" w:themeFillShade="BF"/>
            <w:noWrap/>
            <w:vAlign w:val="bottom"/>
            <w:hideMark/>
          </w:tcPr>
          <w:p w14:paraId="7B64AA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D9D9D9" w:themeFill="background1" w:themeFillShade="D9"/>
            <w:noWrap/>
            <w:vAlign w:val="bottom"/>
            <w:hideMark/>
          </w:tcPr>
          <w:p w14:paraId="5FFBAEA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56863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0B3C679" w14:textId="038247F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230</w:t>
            </w:r>
          </w:p>
        </w:tc>
        <w:tc>
          <w:tcPr>
            <w:tcW w:w="506" w:type="dxa"/>
            <w:tcBorders>
              <w:top w:val="nil"/>
              <w:left w:val="nil"/>
              <w:bottom w:val="nil"/>
              <w:right w:val="nil"/>
            </w:tcBorders>
            <w:vAlign w:val="bottom"/>
          </w:tcPr>
          <w:p w14:paraId="7D7C2BFC" w14:textId="6E4F8C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28" w:type="dxa"/>
            <w:tcBorders>
              <w:top w:val="nil"/>
              <w:left w:val="nil"/>
              <w:bottom w:val="nil"/>
              <w:right w:val="nil"/>
            </w:tcBorders>
            <w:vAlign w:val="bottom"/>
          </w:tcPr>
          <w:p w14:paraId="105D7B71" w14:textId="71774C9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FD79829" w14:textId="296BF42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2BD1C2FC" w14:textId="30D26D3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251</w:t>
            </w:r>
          </w:p>
        </w:tc>
        <w:tc>
          <w:tcPr>
            <w:tcW w:w="831" w:type="dxa"/>
            <w:tcBorders>
              <w:top w:val="nil"/>
              <w:left w:val="single" w:sz="4" w:space="0" w:color="auto"/>
              <w:bottom w:val="nil"/>
              <w:right w:val="nil"/>
            </w:tcBorders>
          </w:tcPr>
          <w:p w14:paraId="3A975286" w14:textId="77D8CF9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77A44E10" w14:textId="23ECC9C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2.27</w:t>
            </w:r>
          </w:p>
        </w:tc>
        <w:tc>
          <w:tcPr>
            <w:tcW w:w="833" w:type="dxa"/>
            <w:tcBorders>
              <w:top w:val="nil"/>
              <w:left w:val="single" w:sz="4" w:space="0" w:color="auto"/>
              <w:bottom w:val="nil"/>
              <w:right w:val="nil"/>
            </w:tcBorders>
            <w:vAlign w:val="bottom"/>
          </w:tcPr>
          <w:p w14:paraId="35007F6D" w14:textId="4B856C1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9.33</w:t>
            </w:r>
          </w:p>
        </w:tc>
        <w:tc>
          <w:tcPr>
            <w:tcW w:w="803" w:type="dxa"/>
            <w:tcBorders>
              <w:top w:val="nil"/>
              <w:left w:val="nil"/>
              <w:bottom w:val="nil"/>
              <w:right w:val="nil"/>
            </w:tcBorders>
            <w:vAlign w:val="bottom"/>
          </w:tcPr>
          <w:p w14:paraId="14F9F580" w14:textId="6ACEEED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7302BF4C" w14:textId="38D1C12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D1A06F4" w14:textId="4B71BF18" w:rsidTr="00674A16">
        <w:tc>
          <w:tcPr>
            <w:tcW w:w="966" w:type="dxa"/>
            <w:tcBorders>
              <w:top w:val="nil"/>
              <w:left w:val="nil"/>
              <w:bottom w:val="nil"/>
              <w:right w:val="nil"/>
            </w:tcBorders>
            <w:shd w:val="clear" w:color="auto" w:fill="auto"/>
            <w:noWrap/>
            <w:vAlign w:val="center"/>
            <w:hideMark/>
          </w:tcPr>
          <w:p w14:paraId="7FFA76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61858</w:t>
            </w:r>
          </w:p>
        </w:tc>
        <w:tc>
          <w:tcPr>
            <w:tcW w:w="484" w:type="dxa"/>
            <w:tcBorders>
              <w:top w:val="nil"/>
              <w:left w:val="nil"/>
              <w:bottom w:val="nil"/>
              <w:right w:val="nil"/>
            </w:tcBorders>
          </w:tcPr>
          <w:p w14:paraId="46A7E38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135</w:t>
            </w:r>
          </w:p>
        </w:tc>
        <w:tc>
          <w:tcPr>
            <w:tcW w:w="570" w:type="dxa"/>
            <w:tcBorders>
              <w:top w:val="nil"/>
              <w:left w:val="nil"/>
              <w:bottom w:val="nil"/>
              <w:right w:val="single" w:sz="4" w:space="0" w:color="auto"/>
            </w:tcBorders>
            <w:vAlign w:val="bottom"/>
          </w:tcPr>
          <w:p w14:paraId="31D1794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19.3</w:t>
            </w:r>
          </w:p>
        </w:tc>
        <w:tc>
          <w:tcPr>
            <w:tcW w:w="466" w:type="dxa"/>
            <w:tcBorders>
              <w:top w:val="nil"/>
              <w:left w:val="single" w:sz="4" w:space="0" w:color="auto"/>
              <w:bottom w:val="nil"/>
              <w:right w:val="nil"/>
            </w:tcBorders>
            <w:shd w:val="clear" w:color="auto" w:fill="auto"/>
            <w:noWrap/>
            <w:vAlign w:val="bottom"/>
            <w:hideMark/>
          </w:tcPr>
          <w:p w14:paraId="4C25951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8D4A0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02F096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787A1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093F64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600F1A8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E78BB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38B37D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8DA0B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FF7E6E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2461BE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54CD7086" w14:textId="7A941EF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06" w:type="dxa"/>
            <w:tcBorders>
              <w:top w:val="nil"/>
              <w:left w:val="nil"/>
              <w:bottom w:val="nil"/>
              <w:right w:val="nil"/>
            </w:tcBorders>
            <w:vAlign w:val="bottom"/>
          </w:tcPr>
          <w:p w14:paraId="4C8FB415" w14:textId="4A2693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00A091A1" w14:textId="1AE7453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498" w:type="dxa"/>
            <w:tcBorders>
              <w:top w:val="nil"/>
              <w:left w:val="nil"/>
              <w:bottom w:val="nil"/>
              <w:right w:val="nil"/>
            </w:tcBorders>
            <w:vAlign w:val="bottom"/>
          </w:tcPr>
          <w:p w14:paraId="43BDB8F0" w14:textId="00352DD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862B080" w14:textId="79B2DF3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31</w:t>
            </w:r>
          </w:p>
        </w:tc>
        <w:tc>
          <w:tcPr>
            <w:tcW w:w="831" w:type="dxa"/>
            <w:tcBorders>
              <w:top w:val="nil"/>
              <w:left w:val="single" w:sz="4" w:space="0" w:color="auto"/>
              <w:bottom w:val="nil"/>
              <w:right w:val="nil"/>
            </w:tcBorders>
          </w:tcPr>
          <w:p w14:paraId="1B6211A6" w14:textId="5B6228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F9BC5E5" w14:textId="7702E0D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2.86</w:t>
            </w:r>
          </w:p>
        </w:tc>
        <w:tc>
          <w:tcPr>
            <w:tcW w:w="833" w:type="dxa"/>
            <w:tcBorders>
              <w:top w:val="nil"/>
              <w:left w:val="single" w:sz="4" w:space="0" w:color="auto"/>
              <w:bottom w:val="nil"/>
              <w:right w:val="nil"/>
            </w:tcBorders>
            <w:vAlign w:val="bottom"/>
          </w:tcPr>
          <w:p w14:paraId="0670BD82" w14:textId="084484C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7EA87E7B" w14:textId="5E7B913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5.47</w:t>
            </w:r>
          </w:p>
        </w:tc>
        <w:tc>
          <w:tcPr>
            <w:tcW w:w="832" w:type="dxa"/>
            <w:tcBorders>
              <w:top w:val="nil"/>
              <w:left w:val="nil"/>
              <w:bottom w:val="nil"/>
              <w:right w:val="single" w:sz="4" w:space="0" w:color="auto"/>
            </w:tcBorders>
            <w:vAlign w:val="bottom"/>
          </w:tcPr>
          <w:p w14:paraId="65BCD88E" w14:textId="3550824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10F8E0B" w14:textId="18CC9B73" w:rsidTr="00674A16">
        <w:tc>
          <w:tcPr>
            <w:tcW w:w="966" w:type="dxa"/>
            <w:tcBorders>
              <w:top w:val="nil"/>
              <w:left w:val="nil"/>
              <w:bottom w:val="nil"/>
              <w:right w:val="nil"/>
            </w:tcBorders>
            <w:shd w:val="clear" w:color="auto" w:fill="auto"/>
            <w:noWrap/>
            <w:vAlign w:val="center"/>
            <w:hideMark/>
          </w:tcPr>
          <w:p w14:paraId="5A897A0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61859</w:t>
            </w:r>
          </w:p>
        </w:tc>
        <w:tc>
          <w:tcPr>
            <w:tcW w:w="484" w:type="dxa"/>
            <w:tcBorders>
              <w:top w:val="nil"/>
              <w:left w:val="nil"/>
              <w:bottom w:val="nil"/>
              <w:right w:val="nil"/>
            </w:tcBorders>
          </w:tcPr>
          <w:p w14:paraId="671C6CDC"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160</w:t>
            </w:r>
          </w:p>
        </w:tc>
        <w:tc>
          <w:tcPr>
            <w:tcW w:w="570" w:type="dxa"/>
            <w:tcBorders>
              <w:top w:val="nil"/>
              <w:left w:val="nil"/>
              <w:bottom w:val="nil"/>
              <w:right w:val="single" w:sz="4" w:space="0" w:color="auto"/>
            </w:tcBorders>
            <w:vAlign w:val="bottom"/>
          </w:tcPr>
          <w:p w14:paraId="488924D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37.3</w:t>
            </w:r>
          </w:p>
        </w:tc>
        <w:tc>
          <w:tcPr>
            <w:tcW w:w="466" w:type="dxa"/>
            <w:tcBorders>
              <w:top w:val="nil"/>
              <w:left w:val="single" w:sz="4" w:space="0" w:color="auto"/>
              <w:bottom w:val="nil"/>
              <w:right w:val="nil"/>
            </w:tcBorders>
            <w:shd w:val="clear" w:color="auto" w:fill="auto"/>
            <w:noWrap/>
            <w:vAlign w:val="bottom"/>
            <w:hideMark/>
          </w:tcPr>
          <w:p w14:paraId="50571B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38CDB84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690" w:type="dxa"/>
            <w:tcBorders>
              <w:top w:val="nil"/>
              <w:left w:val="nil"/>
              <w:bottom w:val="nil"/>
              <w:right w:val="nil"/>
            </w:tcBorders>
            <w:shd w:val="clear" w:color="auto" w:fill="BFBFBF" w:themeFill="background1" w:themeFillShade="BF"/>
            <w:noWrap/>
            <w:vAlign w:val="bottom"/>
            <w:hideMark/>
          </w:tcPr>
          <w:p w14:paraId="472456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58251D8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2EB65B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BA9FFD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3C987B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5686D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248D75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6F791EB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149BEF5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D3940CF" w14:textId="5FC9DB9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52554F2F" w14:textId="462882A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25376A19" w14:textId="1B280F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w:t>
            </w:r>
          </w:p>
        </w:tc>
        <w:tc>
          <w:tcPr>
            <w:tcW w:w="498" w:type="dxa"/>
            <w:tcBorders>
              <w:top w:val="nil"/>
              <w:left w:val="nil"/>
              <w:bottom w:val="nil"/>
              <w:right w:val="nil"/>
            </w:tcBorders>
            <w:vAlign w:val="bottom"/>
          </w:tcPr>
          <w:p w14:paraId="43E7FFDA" w14:textId="2BE142A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58781020" w14:textId="1136D1E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35</w:t>
            </w:r>
          </w:p>
        </w:tc>
        <w:tc>
          <w:tcPr>
            <w:tcW w:w="831" w:type="dxa"/>
            <w:tcBorders>
              <w:top w:val="nil"/>
              <w:left w:val="single" w:sz="4" w:space="0" w:color="auto"/>
              <w:bottom w:val="nil"/>
              <w:right w:val="nil"/>
            </w:tcBorders>
          </w:tcPr>
          <w:p w14:paraId="5123D702" w14:textId="1C0F0E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1E6915E1" w14:textId="6C36C49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2.24</w:t>
            </w:r>
          </w:p>
        </w:tc>
        <w:tc>
          <w:tcPr>
            <w:tcW w:w="833" w:type="dxa"/>
            <w:tcBorders>
              <w:top w:val="nil"/>
              <w:left w:val="single" w:sz="4" w:space="0" w:color="auto"/>
              <w:bottom w:val="nil"/>
              <w:right w:val="nil"/>
            </w:tcBorders>
            <w:vAlign w:val="bottom"/>
          </w:tcPr>
          <w:p w14:paraId="0B6ED269" w14:textId="4BFF79B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1.38</w:t>
            </w:r>
          </w:p>
        </w:tc>
        <w:tc>
          <w:tcPr>
            <w:tcW w:w="803" w:type="dxa"/>
            <w:tcBorders>
              <w:top w:val="nil"/>
              <w:left w:val="nil"/>
              <w:bottom w:val="nil"/>
              <w:right w:val="nil"/>
            </w:tcBorders>
            <w:vAlign w:val="bottom"/>
          </w:tcPr>
          <w:p w14:paraId="7747B0C4" w14:textId="7D7A7EF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4.00</w:t>
            </w:r>
          </w:p>
        </w:tc>
        <w:tc>
          <w:tcPr>
            <w:tcW w:w="832" w:type="dxa"/>
            <w:tcBorders>
              <w:top w:val="nil"/>
              <w:left w:val="nil"/>
              <w:bottom w:val="nil"/>
              <w:right w:val="single" w:sz="4" w:space="0" w:color="auto"/>
            </w:tcBorders>
            <w:vAlign w:val="bottom"/>
          </w:tcPr>
          <w:p w14:paraId="7C7458C6" w14:textId="129792B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21E19052" w14:textId="167EA782" w:rsidTr="00674A16">
        <w:tc>
          <w:tcPr>
            <w:tcW w:w="966" w:type="dxa"/>
            <w:tcBorders>
              <w:top w:val="nil"/>
              <w:left w:val="nil"/>
              <w:bottom w:val="nil"/>
              <w:right w:val="nil"/>
            </w:tcBorders>
            <w:shd w:val="clear" w:color="auto" w:fill="auto"/>
            <w:noWrap/>
            <w:vAlign w:val="center"/>
            <w:hideMark/>
          </w:tcPr>
          <w:p w14:paraId="1CC8FD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61860</w:t>
            </w:r>
          </w:p>
        </w:tc>
        <w:tc>
          <w:tcPr>
            <w:tcW w:w="484" w:type="dxa"/>
            <w:tcBorders>
              <w:top w:val="nil"/>
              <w:left w:val="nil"/>
              <w:bottom w:val="nil"/>
              <w:right w:val="nil"/>
            </w:tcBorders>
          </w:tcPr>
          <w:p w14:paraId="65B14E7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155</w:t>
            </w:r>
          </w:p>
        </w:tc>
        <w:tc>
          <w:tcPr>
            <w:tcW w:w="570" w:type="dxa"/>
            <w:tcBorders>
              <w:top w:val="nil"/>
              <w:left w:val="nil"/>
              <w:bottom w:val="nil"/>
              <w:right w:val="single" w:sz="4" w:space="0" w:color="auto"/>
            </w:tcBorders>
            <w:vAlign w:val="bottom"/>
          </w:tcPr>
          <w:p w14:paraId="5E1B416E"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31.3</w:t>
            </w:r>
          </w:p>
        </w:tc>
        <w:tc>
          <w:tcPr>
            <w:tcW w:w="466" w:type="dxa"/>
            <w:tcBorders>
              <w:top w:val="nil"/>
              <w:left w:val="single" w:sz="4" w:space="0" w:color="auto"/>
              <w:bottom w:val="nil"/>
              <w:right w:val="nil"/>
            </w:tcBorders>
            <w:shd w:val="clear" w:color="auto" w:fill="auto"/>
            <w:noWrap/>
            <w:vAlign w:val="bottom"/>
            <w:hideMark/>
          </w:tcPr>
          <w:p w14:paraId="56AA06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3D6D17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732F638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7C0A17F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A4579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66453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11EF57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5FDCC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149B516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58D818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0AFE87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776332A" w14:textId="0169BD8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144</w:t>
            </w:r>
          </w:p>
        </w:tc>
        <w:tc>
          <w:tcPr>
            <w:tcW w:w="506" w:type="dxa"/>
            <w:tcBorders>
              <w:top w:val="nil"/>
              <w:left w:val="nil"/>
              <w:bottom w:val="nil"/>
              <w:right w:val="nil"/>
            </w:tcBorders>
            <w:vAlign w:val="bottom"/>
          </w:tcPr>
          <w:p w14:paraId="794FFDFE" w14:textId="36D7EAB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28" w:type="dxa"/>
            <w:tcBorders>
              <w:top w:val="nil"/>
              <w:left w:val="nil"/>
              <w:bottom w:val="nil"/>
              <w:right w:val="nil"/>
            </w:tcBorders>
            <w:vAlign w:val="bottom"/>
          </w:tcPr>
          <w:p w14:paraId="1B87D422" w14:textId="1453742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52</w:t>
            </w:r>
          </w:p>
        </w:tc>
        <w:tc>
          <w:tcPr>
            <w:tcW w:w="498" w:type="dxa"/>
            <w:tcBorders>
              <w:top w:val="nil"/>
              <w:left w:val="nil"/>
              <w:bottom w:val="nil"/>
              <w:right w:val="nil"/>
            </w:tcBorders>
            <w:vAlign w:val="bottom"/>
          </w:tcPr>
          <w:p w14:paraId="16DF2603" w14:textId="7F80526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4C95977E" w14:textId="66236580"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219</w:t>
            </w:r>
          </w:p>
        </w:tc>
        <w:tc>
          <w:tcPr>
            <w:tcW w:w="831" w:type="dxa"/>
            <w:tcBorders>
              <w:top w:val="nil"/>
              <w:left w:val="single" w:sz="4" w:space="0" w:color="auto"/>
              <w:bottom w:val="nil"/>
              <w:right w:val="nil"/>
            </w:tcBorders>
          </w:tcPr>
          <w:p w14:paraId="51E8B41E" w14:textId="6DE2F1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A34E6FB" w14:textId="74EABF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7.35</w:t>
            </w:r>
          </w:p>
        </w:tc>
        <w:tc>
          <w:tcPr>
            <w:tcW w:w="833" w:type="dxa"/>
            <w:tcBorders>
              <w:top w:val="nil"/>
              <w:left w:val="single" w:sz="4" w:space="0" w:color="auto"/>
              <w:bottom w:val="nil"/>
              <w:right w:val="nil"/>
            </w:tcBorders>
            <w:vAlign w:val="bottom"/>
          </w:tcPr>
          <w:p w14:paraId="240BB0F0" w14:textId="2A6065C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1.52</w:t>
            </w:r>
          </w:p>
        </w:tc>
        <w:tc>
          <w:tcPr>
            <w:tcW w:w="803" w:type="dxa"/>
            <w:tcBorders>
              <w:top w:val="nil"/>
              <w:left w:val="nil"/>
              <w:bottom w:val="nil"/>
              <w:right w:val="nil"/>
            </w:tcBorders>
            <w:vAlign w:val="bottom"/>
          </w:tcPr>
          <w:p w14:paraId="269AC8B4" w14:textId="3378F1B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6.89</w:t>
            </w:r>
          </w:p>
        </w:tc>
        <w:tc>
          <w:tcPr>
            <w:tcW w:w="832" w:type="dxa"/>
            <w:tcBorders>
              <w:top w:val="nil"/>
              <w:left w:val="nil"/>
              <w:bottom w:val="nil"/>
              <w:right w:val="single" w:sz="4" w:space="0" w:color="auto"/>
            </w:tcBorders>
            <w:vAlign w:val="bottom"/>
          </w:tcPr>
          <w:p w14:paraId="13ECD835" w14:textId="35B13DF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157B4583" w14:textId="002F22A7" w:rsidTr="00674A16">
        <w:tc>
          <w:tcPr>
            <w:tcW w:w="966" w:type="dxa"/>
            <w:tcBorders>
              <w:top w:val="nil"/>
              <w:left w:val="nil"/>
              <w:bottom w:val="nil"/>
              <w:right w:val="nil"/>
            </w:tcBorders>
            <w:shd w:val="clear" w:color="auto" w:fill="auto"/>
            <w:noWrap/>
            <w:vAlign w:val="center"/>
            <w:hideMark/>
          </w:tcPr>
          <w:p w14:paraId="656A619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61861</w:t>
            </w:r>
          </w:p>
        </w:tc>
        <w:tc>
          <w:tcPr>
            <w:tcW w:w="484" w:type="dxa"/>
            <w:tcBorders>
              <w:top w:val="nil"/>
              <w:left w:val="nil"/>
              <w:bottom w:val="nil"/>
              <w:right w:val="nil"/>
            </w:tcBorders>
          </w:tcPr>
          <w:p w14:paraId="3D2DF85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279C83A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466" w:type="dxa"/>
            <w:tcBorders>
              <w:top w:val="nil"/>
              <w:left w:val="single" w:sz="4" w:space="0" w:color="auto"/>
              <w:bottom w:val="nil"/>
              <w:right w:val="nil"/>
            </w:tcBorders>
            <w:shd w:val="clear" w:color="auto" w:fill="auto"/>
            <w:noWrap/>
            <w:vAlign w:val="bottom"/>
            <w:hideMark/>
          </w:tcPr>
          <w:p w14:paraId="3A72C4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5FF7BC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90" w:type="dxa"/>
            <w:tcBorders>
              <w:top w:val="nil"/>
              <w:left w:val="nil"/>
              <w:bottom w:val="nil"/>
              <w:right w:val="nil"/>
            </w:tcBorders>
            <w:shd w:val="clear" w:color="auto" w:fill="BFBFBF" w:themeFill="background1" w:themeFillShade="BF"/>
            <w:noWrap/>
            <w:vAlign w:val="bottom"/>
            <w:hideMark/>
          </w:tcPr>
          <w:p w14:paraId="3DFC409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1473DB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75188E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A11FF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F7FE3D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5855802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632172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54352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52B4854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7268E095" w14:textId="0BB176F9"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506" w:type="dxa"/>
            <w:tcBorders>
              <w:top w:val="nil"/>
              <w:left w:val="nil"/>
              <w:bottom w:val="nil"/>
              <w:right w:val="nil"/>
            </w:tcBorders>
            <w:vAlign w:val="bottom"/>
          </w:tcPr>
          <w:p w14:paraId="1FBCC500" w14:textId="22F6F9E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528" w:type="dxa"/>
            <w:tcBorders>
              <w:top w:val="nil"/>
              <w:left w:val="nil"/>
              <w:bottom w:val="nil"/>
              <w:right w:val="nil"/>
            </w:tcBorders>
            <w:vAlign w:val="bottom"/>
          </w:tcPr>
          <w:p w14:paraId="27D493D5" w14:textId="77DD02D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498" w:type="dxa"/>
            <w:tcBorders>
              <w:top w:val="nil"/>
              <w:left w:val="nil"/>
              <w:bottom w:val="nil"/>
              <w:right w:val="nil"/>
            </w:tcBorders>
            <w:vAlign w:val="bottom"/>
          </w:tcPr>
          <w:p w14:paraId="723A600D" w14:textId="74C273E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542" w:type="dxa"/>
            <w:tcBorders>
              <w:top w:val="nil"/>
              <w:left w:val="nil"/>
              <w:bottom w:val="nil"/>
              <w:right w:val="single" w:sz="4" w:space="0" w:color="auto"/>
            </w:tcBorders>
            <w:shd w:val="clear" w:color="auto" w:fill="auto"/>
            <w:noWrap/>
            <w:vAlign w:val="bottom"/>
            <w:hideMark/>
          </w:tcPr>
          <w:p w14:paraId="3C7CA964" w14:textId="679835A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64</w:t>
            </w:r>
          </w:p>
        </w:tc>
        <w:tc>
          <w:tcPr>
            <w:tcW w:w="831" w:type="dxa"/>
            <w:tcBorders>
              <w:top w:val="nil"/>
              <w:left w:val="single" w:sz="4" w:space="0" w:color="auto"/>
              <w:bottom w:val="nil"/>
              <w:right w:val="nil"/>
            </w:tcBorders>
          </w:tcPr>
          <w:p w14:paraId="2E07B7BC" w14:textId="114808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0220795E" w14:textId="6861EB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2.25</w:t>
            </w:r>
          </w:p>
        </w:tc>
        <w:tc>
          <w:tcPr>
            <w:tcW w:w="833" w:type="dxa"/>
            <w:tcBorders>
              <w:top w:val="nil"/>
              <w:left w:val="single" w:sz="4" w:space="0" w:color="auto"/>
              <w:bottom w:val="nil"/>
              <w:right w:val="nil"/>
            </w:tcBorders>
            <w:vAlign w:val="bottom"/>
          </w:tcPr>
          <w:p w14:paraId="7715906C" w14:textId="0F72CB3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1.01</w:t>
            </w:r>
          </w:p>
        </w:tc>
        <w:tc>
          <w:tcPr>
            <w:tcW w:w="803" w:type="dxa"/>
            <w:tcBorders>
              <w:top w:val="nil"/>
              <w:left w:val="nil"/>
              <w:bottom w:val="nil"/>
              <w:right w:val="nil"/>
            </w:tcBorders>
            <w:vAlign w:val="bottom"/>
          </w:tcPr>
          <w:p w14:paraId="29A7B650" w14:textId="43605C2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4.92</w:t>
            </w:r>
          </w:p>
        </w:tc>
        <w:tc>
          <w:tcPr>
            <w:tcW w:w="832" w:type="dxa"/>
            <w:tcBorders>
              <w:top w:val="nil"/>
              <w:left w:val="nil"/>
              <w:bottom w:val="nil"/>
              <w:right w:val="single" w:sz="4" w:space="0" w:color="auto"/>
            </w:tcBorders>
            <w:vAlign w:val="bottom"/>
          </w:tcPr>
          <w:p w14:paraId="2B511964" w14:textId="0A30C1C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53.30</w:t>
            </w:r>
          </w:p>
        </w:tc>
      </w:tr>
      <w:tr w:rsidR="00132982" w:rsidRPr="00674A16" w14:paraId="48037D97" w14:textId="6147D80F" w:rsidTr="00674A16">
        <w:tc>
          <w:tcPr>
            <w:tcW w:w="966" w:type="dxa"/>
            <w:tcBorders>
              <w:top w:val="nil"/>
              <w:left w:val="nil"/>
              <w:bottom w:val="nil"/>
              <w:right w:val="nil"/>
            </w:tcBorders>
            <w:shd w:val="clear" w:color="auto" w:fill="auto"/>
            <w:noWrap/>
            <w:vAlign w:val="center"/>
            <w:hideMark/>
          </w:tcPr>
          <w:p w14:paraId="3526607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61870</w:t>
            </w:r>
          </w:p>
        </w:tc>
        <w:tc>
          <w:tcPr>
            <w:tcW w:w="484" w:type="dxa"/>
            <w:tcBorders>
              <w:top w:val="nil"/>
              <w:left w:val="nil"/>
              <w:bottom w:val="nil"/>
              <w:right w:val="nil"/>
            </w:tcBorders>
          </w:tcPr>
          <w:p w14:paraId="1C4ED58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bottom w:val="nil"/>
              <w:right w:val="single" w:sz="4" w:space="0" w:color="auto"/>
            </w:tcBorders>
            <w:vAlign w:val="bottom"/>
          </w:tcPr>
          <w:p w14:paraId="1763376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25.3</w:t>
            </w:r>
          </w:p>
        </w:tc>
        <w:tc>
          <w:tcPr>
            <w:tcW w:w="466" w:type="dxa"/>
            <w:tcBorders>
              <w:top w:val="nil"/>
              <w:left w:val="single" w:sz="4" w:space="0" w:color="auto"/>
              <w:bottom w:val="nil"/>
              <w:right w:val="nil"/>
            </w:tcBorders>
            <w:shd w:val="clear" w:color="auto" w:fill="auto"/>
            <w:noWrap/>
            <w:vAlign w:val="bottom"/>
            <w:hideMark/>
          </w:tcPr>
          <w:p w14:paraId="545202B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693F60E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90" w:type="dxa"/>
            <w:tcBorders>
              <w:top w:val="nil"/>
              <w:left w:val="nil"/>
              <w:bottom w:val="nil"/>
              <w:right w:val="nil"/>
            </w:tcBorders>
            <w:shd w:val="clear" w:color="auto" w:fill="BFBFBF" w:themeFill="background1" w:themeFillShade="BF"/>
            <w:noWrap/>
            <w:vAlign w:val="bottom"/>
            <w:hideMark/>
          </w:tcPr>
          <w:p w14:paraId="3F7554C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34184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37E229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2900FA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258E5B5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15237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97" w:type="dxa"/>
            <w:tcBorders>
              <w:top w:val="nil"/>
              <w:left w:val="nil"/>
              <w:bottom w:val="nil"/>
              <w:right w:val="nil"/>
            </w:tcBorders>
            <w:shd w:val="clear" w:color="auto" w:fill="BFBFBF" w:themeFill="background1" w:themeFillShade="BF"/>
            <w:noWrap/>
            <w:vAlign w:val="bottom"/>
            <w:hideMark/>
          </w:tcPr>
          <w:p w14:paraId="2A2234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D3239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0AD0BD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5036B77" w14:textId="11B6526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17DE4C80" w14:textId="7CB5149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28" w:type="dxa"/>
            <w:tcBorders>
              <w:top w:val="nil"/>
              <w:left w:val="nil"/>
              <w:bottom w:val="nil"/>
              <w:right w:val="nil"/>
            </w:tcBorders>
            <w:vAlign w:val="bottom"/>
          </w:tcPr>
          <w:p w14:paraId="0210DD03" w14:textId="2334933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98" w:type="dxa"/>
            <w:tcBorders>
              <w:top w:val="nil"/>
              <w:left w:val="nil"/>
              <w:bottom w:val="nil"/>
              <w:right w:val="nil"/>
            </w:tcBorders>
            <w:vAlign w:val="bottom"/>
          </w:tcPr>
          <w:p w14:paraId="0D1AC40F" w14:textId="0A577BE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6F3E6708" w14:textId="3FF75C12"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831" w:type="dxa"/>
            <w:tcBorders>
              <w:top w:val="nil"/>
              <w:left w:val="single" w:sz="4" w:space="0" w:color="auto"/>
              <w:bottom w:val="nil"/>
              <w:right w:val="nil"/>
            </w:tcBorders>
          </w:tcPr>
          <w:p w14:paraId="4C4C8B50" w14:textId="1FDCE6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6C281580" w14:textId="00BFDEB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2.77</w:t>
            </w:r>
          </w:p>
        </w:tc>
        <w:tc>
          <w:tcPr>
            <w:tcW w:w="833" w:type="dxa"/>
            <w:tcBorders>
              <w:top w:val="nil"/>
              <w:left w:val="single" w:sz="4" w:space="0" w:color="auto"/>
              <w:bottom w:val="nil"/>
              <w:right w:val="nil"/>
            </w:tcBorders>
            <w:vAlign w:val="bottom"/>
          </w:tcPr>
          <w:p w14:paraId="22B0D74D" w14:textId="42E381F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0.82</w:t>
            </w:r>
          </w:p>
        </w:tc>
        <w:tc>
          <w:tcPr>
            <w:tcW w:w="803" w:type="dxa"/>
            <w:tcBorders>
              <w:top w:val="nil"/>
              <w:left w:val="nil"/>
              <w:bottom w:val="nil"/>
              <w:right w:val="nil"/>
            </w:tcBorders>
            <w:vAlign w:val="bottom"/>
          </w:tcPr>
          <w:p w14:paraId="710E0A38" w14:textId="4252AE1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2" w:type="dxa"/>
            <w:tcBorders>
              <w:top w:val="nil"/>
              <w:left w:val="nil"/>
              <w:bottom w:val="nil"/>
              <w:right w:val="single" w:sz="4" w:space="0" w:color="auto"/>
            </w:tcBorders>
            <w:vAlign w:val="bottom"/>
          </w:tcPr>
          <w:p w14:paraId="1C38B1A9" w14:textId="6DCBE0D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087476E0" w14:textId="46045DB0" w:rsidTr="00674A16">
        <w:tc>
          <w:tcPr>
            <w:tcW w:w="966" w:type="dxa"/>
            <w:tcBorders>
              <w:top w:val="nil"/>
              <w:left w:val="nil"/>
              <w:bottom w:val="nil"/>
              <w:right w:val="nil"/>
            </w:tcBorders>
            <w:shd w:val="clear" w:color="auto" w:fill="auto"/>
            <w:noWrap/>
            <w:vAlign w:val="center"/>
            <w:hideMark/>
          </w:tcPr>
          <w:p w14:paraId="48F5E20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61898</w:t>
            </w:r>
          </w:p>
        </w:tc>
        <w:tc>
          <w:tcPr>
            <w:tcW w:w="484" w:type="dxa"/>
            <w:tcBorders>
              <w:top w:val="nil"/>
              <w:left w:val="nil"/>
              <w:bottom w:val="nil"/>
              <w:right w:val="nil"/>
            </w:tcBorders>
          </w:tcPr>
          <w:p w14:paraId="1BEDB82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149</w:t>
            </w:r>
          </w:p>
        </w:tc>
        <w:tc>
          <w:tcPr>
            <w:tcW w:w="570" w:type="dxa"/>
            <w:tcBorders>
              <w:top w:val="nil"/>
              <w:left w:val="nil"/>
              <w:bottom w:val="nil"/>
              <w:right w:val="single" w:sz="4" w:space="0" w:color="auto"/>
            </w:tcBorders>
            <w:vAlign w:val="bottom"/>
          </w:tcPr>
          <w:p w14:paraId="09BFA40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27.8</w:t>
            </w:r>
          </w:p>
        </w:tc>
        <w:tc>
          <w:tcPr>
            <w:tcW w:w="466" w:type="dxa"/>
            <w:tcBorders>
              <w:top w:val="nil"/>
              <w:left w:val="single" w:sz="4" w:space="0" w:color="auto"/>
              <w:bottom w:val="nil"/>
              <w:right w:val="nil"/>
            </w:tcBorders>
            <w:shd w:val="clear" w:color="auto" w:fill="auto"/>
            <w:noWrap/>
            <w:vAlign w:val="bottom"/>
            <w:hideMark/>
          </w:tcPr>
          <w:p w14:paraId="1804D99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30" w:type="dxa"/>
            <w:tcBorders>
              <w:top w:val="nil"/>
              <w:left w:val="nil"/>
              <w:bottom w:val="nil"/>
              <w:right w:val="nil"/>
            </w:tcBorders>
            <w:shd w:val="clear" w:color="auto" w:fill="auto"/>
            <w:noWrap/>
            <w:vAlign w:val="bottom"/>
            <w:hideMark/>
          </w:tcPr>
          <w:p w14:paraId="0D1D4EE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90" w:type="dxa"/>
            <w:tcBorders>
              <w:top w:val="nil"/>
              <w:left w:val="nil"/>
              <w:bottom w:val="nil"/>
              <w:right w:val="nil"/>
            </w:tcBorders>
            <w:shd w:val="clear" w:color="auto" w:fill="BFBFBF" w:themeFill="background1" w:themeFillShade="BF"/>
            <w:noWrap/>
            <w:vAlign w:val="bottom"/>
            <w:hideMark/>
          </w:tcPr>
          <w:p w14:paraId="3868B8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2488613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F06ECB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730" w:type="dxa"/>
            <w:tcBorders>
              <w:top w:val="nil"/>
              <w:left w:val="nil"/>
              <w:bottom w:val="nil"/>
              <w:right w:val="nil"/>
            </w:tcBorders>
            <w:shd w:val="clear" w:color="auto" w:fill="BFBFBF" w:themeFill="background1" w:themeFillShade="BF"/>
            <w:noWrap/>
            <w:vAlign w:val="bottom"/>
            <w:hideMark/>
          </w:tcPr>
          <w:p w14:paraId="67B367D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A2A0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1E5FEB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217</w:t>
            </w:r>
          </w:p>
        </w:tc>
        <w:tc>
          <w:tcPr>
            <w:tcW w:w="597" w:type="dxa"/>
            <w:tcBorders>
              <w:top w:val="nil"/>
              <w:left w:val="nil"/>
              <w:bottom w:val="nil"/>
              <w:right w:val="nil"/>
            </w:tcBorders>
            <w:shd w:val="clear" w:color="auto" w:fill="BFBFBF" w:themeFill="background1" w:themeFillShade="BF"/>
            <w:noWrap/>
            <w:vAlign w:val="bottom"/>
            <w:hideMark/>
          </w:tcPr>
          <w:p w14:paraId="2F69551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bottom w:val="nil"/>
              <w:right w:val="nil"/>
            </w:tcBorders>
            <w:shd w:val="clear" w:color="auto" w:fill="D9D9D9" w:themeFill="background1" w:themeFillShade="D9"/>
            <w:noWrap/>
            <w:vAlign w:val="bottom"/>
            <w:hideMark/>
          </w:tcPr>
          <w:p w14:paraId="76F276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bottom w:val="nil"/>
              <w:right w:val="nil"/>
            </w:tcBorders>
            <w:shd w:val="clear" w:color="auto" w:fill="D9D9D9" w:themeFill="background1" w:themeFillShade="D9"/>
            <w:noWrap/>
            <w:vAlign w:val="bottom"/>
            <w:hideMark/>
          </w:tcPr>
          <w:p w14:paraId="4EC369D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52" w:type="dxa"/>
            <w:tcBorders>
              <w:top w:val="nil"/>
              <w:left w:val="nil"/>
              <w:bottom w:val="nil"/>
              <w:right w:val="nil"/>
            </w:tcBorders>
            <w:shd w:val="clear" w:color="auto" w:fill="auto"/>
            <w:noWrap/>
            <w:vAlign w:val="bottom"/>
            <w:hideMark/>
          </w:tcPr>
          <w:p w14:paraId="39C023C3" w14:textId="16753B5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506" w:type="dxa"/>
            <w:tcBorders>
              <w:top w:val="nil"/>
              <w:left w:val="nil"/>
              <w:bottom w:val="nil"/>
              <w:right w:val="nil"/>
            </w:tcBorders>
            <w:vAlign w:val="bottom"/>
          </w:tcPr>
          <w:p w14:paraId="41C70680" w14:textId="697F06A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58A33776" w14:textId="492FF40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311</w:t>
            </w:r>
          </w:p>
        </w:tc>
        <w:tc>
          <w:tcPr>
            <w:tcW w:w="498" w:type="dxa"/>
            <w:tcBorders>
              <w:top w:val="nil"/>
              <w:left w:val="nil"/>
              <w:bottom w:val="nil"/>
              <w:right w:val="nil"/>
            </w:tcBorders>
            <w:vAlign w:val="bottom"/>
          </w:tcPr>
          <w:p w14:paraId="71AF3358" w14:textId="1562026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42" w:type="dxa"/>
            <w:tcBorders>
              <w:top w:val="nil"/>
              <w:left w:val="nil"/>
              <w:bottom w:val="nil"/>
              <w:right w:val="single" w:sz="4" w:space="0" w:color="auto"/>
            </w:tcBorders>
            <w:shd w:val="clear" w:color="auto" w:fill="auto"/>
            <w:noWrap/>
            <w:vAlign w:val="bottom"/>
            <w:hideMark/>
          </w:tcPr>
          <w:p w14:paraId="1B28D4B2" w14:textId="3914454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565</w:t>
            </w:r>
          </w:p>
        </w:tc>
        <w:tc>
          <w:tcPr>
            <w:tcW w:w="831" w:type="dxa"/>
            <w:tcBorders>
              <w:top w:val="nil"/>
              <w:left w:val="single" w:sz="4" w:space="0" w:color="auto"/>
              <w:bottom w:val="nil"/>
              <w:right w:val="nil"/>
            </w:tcBorders>
            <w:vAlign w:val="bottom"/>
          </w:tcPr>
          <w:p w14:paraId="253800B1" w14:textId="07C7B8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1.42</w:t>
            </w:r>
          </w:p>
        </w:tc>
        <w:tc>
          <w:tcPr>
            <w:tcW w:w="830" w:type="dxa"/>
            <w:tcBorders>
              <w:top w:val="nil"/>
              <w:left w:val="nil"/>
              <w:bottom w:val="nil"/>
              <w:right w:val="single" w:sz="4" w:space="0" w:color="auto"/>
            </w:tcBorders>
            <w:vAlign w:val="bottom"/>
          </w:tcPr>
          <w:p w14:paraId="40F3E582" w14:textId="28777D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3.90</w:t>
            </w:r>
          </w:p>
        </w:tc>
        <w:tc>
          <w:tcPr>
            <w:tcW w:w="833" w:type="dxa"/>
            <w:tcBorders>
              <w:top w:val="nil"/>
              <w:left w:val="single" w:sz="4" w:space="0" w:color="auto"/>
              <w:bottom w:val="nil"/>
              <w:right w:val="nil"/>
            </w:tcBorders>
            <w:vAlign w:val="bottom"/>
          </w:tcPr>
          <w:p w14:paraId="4450FA20" w14:textId="3DA0AA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1.74</w:t>
            </w:r>
          </w:p>
        </w:tc>
        <w:tc>
          <w:tcPr>
            <w:tcW w:w="803" w:type="dxa"/>
            <w:tcBorders>
              <w:top w:val="nil"/>
              <w:left w:val="nil"/>
              <w:bottom w:val="nil"/>
              <w:right w:val="nil"/>
            </w:tcBorders>
            <w:vAlign w:val="bottom"/>
          </w:tcPr>
          <w:p w14:paraId="34EDA8C7" w14:textId="600A87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6.29</w:t>
            </w:r>
          </w:p>
        </w:tc>
        <w:tc>
          <w:tcPr>
            <w:tcW w:w="832" w:type="dxa"/>
            <w:tcBorders>
              <w:top w:val="nil"/>
              <w:left w:val="nil"/>
              <w:bottom w:val="nil"/>
              <w:right w:val="single" w:sz="4" w:space="0" w:color="auto"/>
            </w:tcBorders>
            <w:vAlign w:val="bottom"/>
          </w:tcPr>
          <w:p w14:paraId="308AF2BE" w14:textId="6D1730B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r>
      <w:tr w:rsidR="00132982" w:rsidRPr="00674A16" w14:paraId="41CDAE94" w14:textId="5D8F39A4" w:rsidTr="00674A16">
        <w:tc>
          <w:tcPr>
            <w:tcW w:w="966" w:type="dxa"/>
            <w:tcBorders>
              <w:top w:val="nil"/>
              <w:left w:val="nil"/>
              <w:bottom w:val="nil"/>
              <w:right w:val="nil"/>
            </w:tcBorders>
            <w:shd w:val="clear" w:color="auto" w:fill="auto"/>
            <w:noWrap/>
            <w:vAlign w:val="center"/>
            <w:hideMark/>
          </w:tcPr>
          <w:p w14:paraId="77012A6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61899</w:t>
            </w:r>
          </w:p>
        </w:tc>
        <w:tc>
          <w:tcPr>
            <w:tcW w:w="484" w:type="dxa"/>
            <w:tcBorders>
              <w:top w:val="nil"/>
              <w:left w:val="nil"/>
              <w:bottom w:val="nil"/>
              <w:right w:val="nil"/>
            </w:tcBorders>
          </w:tcPr>
          <w:p w14:paraId="02C529C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60E1A311"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23.9</w:t>
            </w:r>
          </w:p>
        </w:tc>
        <w:tc>
          <w:tcPr>
            <w:tcW w:w="466" w:type="dxa"/>
            <w:tcBorders>
              <w:top w:val="nil"/>
              <w:left w:val="single" w:sz="4" w:space="0" w:color="auto"/>
              <w:bottom w:val="nil"/>
              <w:right w:val="nil"/>
            </w:tcBorders>
            <w:shd w:val="clear" w:color="auto" w:fill="auto"/>
            <w:noWrap/>
            <w:vAlign w:val="bottom"/>
            <w:hideMark/>
          </w:tcPr>
          <w:p w14:paraId="4B39BE3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142F1D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690" w:type="dxa"/>
            <w:tcBorders>
              <w:top w:val="nil"/>
              <w:left w:val="nil"/>
              <w:bottom w:val="nil"/>
              <w:right w:val="nil"/>
            </w:tcBorders>
            <w:shd w:val="clear" w:color="auto" w:fill="BFBFBF" w:themeFill="background1" w:themeFillShade="BF"/>
            <w:noWrap/>
            <w:vAlign w:val="bottom"/>
            <w:hideMark/>
          </w:tcPr>
          <w:p w14:paraId="00447E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5EC432F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7E305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B4A77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02DA0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288FE9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C9AF0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F081CB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35430EC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89A776D" w14:textId="0AA7B13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581</w:t>
            </w:r>
          </w:p>
        </w:tc>
        <w:tc>
          <w:tcPr>
            <w:tcW w:w="506" w:type="dxa"/>
            <w:tcBorders>
              <w:top w:val="nil"/>
              <w:left w:val="nil"/>
              <w:bottom w:val="nil"/>
              <w:right w:val="nil"/>
            </w:tcBorders>
            <w:vAlign w:val="bottom"/>
          </w:tcPr>
          <w:p w14:paraId="44CCA2B8" w14:textId="4A7A61C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28" w:type="dxa"/>
            <w:tcBorders>
              <w:top w:val="nil"/>
              <w:left w:val="nil"/>
              <w:bottom w:val="nil"/>
              <w:right w:val="nil"/>
            </w:tcBorders>
            <w:vAlign w:val="bottom"/>
          </w:tcPr>
          <w:p w14:paraId="1E64461A" w14:textId="54062C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98" w:type="dxa"/>
            <w:tcBorders>
              <w:top w:val="nil"/>
              <w:left w:val="nil"/>
              <w:bottom w:val="nil"/>
              <w:right w:val="nil"/>
            </w:tcBorders>
            <w:vAlign w:val="bottom"/>
          </w:tcPr>
          <w:p w14:paraId="7B29EFFA" w14:textId="0BD47B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08E484F7" w14:textId="2DBB60B4"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618</w:t>
            </w:r>
          </w:p>
        </w:tc>
        <w:tc>
          <w:tcPr>
            <w:tcW w:w="831" w:type="dxa"/>
            <w:tcBorders>
              <w:top w:val="nil"/>
              <w:left w:val="single" w:sz="4" w:space="0" w:color="auto"/>
              <w:bottom w:val="nil"/>
              <w:right w:val="nil"/>
            </w:tcBorders>
            <w:vAlign w:val="bottom"/>
          </w:tcPr>
          <w:p w14:paraId="5443AB74" w14:textId="140B271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2.37</w:t>
            </w:r>
          </w:p>
        </w:tc>
        <w:tc>
          <w:tcPr>
            <w:tcW w:w="830" w:type="dxa"/>
            <w:tcBorders>
              <w:top w:val="nil"/>
              <w:left w:val="nil"/>
              <w:bottom w:val="nil"/>
              <w:right w:val="single" w:sz="4" w:space="0" w:color="auto"/>
            </w:tcBorders>
            <w:vAlign w:val="bottom"/>
          </w:tcPr>
          <w:p w14:paraId="1D381DEF" w14:textId="48E95B6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7.77</w:t>
            </w:r>
          </w:p>
        </w:tc>
        <w:tc>
          <w:tcPr>
            <w:tcW w:w="833" w:type="dxa"/>
            <w:tcBorders>
              <w:top w:val="nil"/>
              <w:left w:val="single" w:sz="4" w:space="0" w:color="auto"/>
              <w:bottom w:val="nil"/>
              <w:right w:val="nil"/>
            </w:tcBorders>
            <w:vAlign w:val="bottom"/>
          </w:tcPr>
          <w:p w14:paraId="0131A1A6" w14:textId="18B58C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1.03</w:t>
            </w:r>
          </w:p>
        </w:tc>
        <w:tc>
          <w:tcPr>
            <w:tcW w:w="803" w:type="dxa"/>
            <w:tcBorders>
              <w:top w:val="nil"/>
              <w:left w:val="nil"/>
              <w:bottom w:val="nil"/>
              <w:right w:val="nil"/>
            </w:tcBorders>
            <w:vAlign w:val="bottom"/>
          </w:tcPr>
          <w:p w14:paraId="2B146A04" w14:textId="4DCF5AD0"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4.53</w:t>
            </w:r>
          </w:p>
        </w:tc>
        <w:tc>
          <w:tcPr>
            <w:tcW w:w="832" w:type="dxa"/>
            <w:tcBorders>
              <w:top w:val="nil"/>
              <w:left w:val="nil"/>
              <w:bottom w:val="nil"/>
              <w:right w:val="single" w:sz="4" w:space="0" w:color="auto"/>
            </w:tcBorders>
            <w:vAlign w:val="bottom"/>
          </w:tcPr>
          <w:p w14:paraId="5AA32184" w14:textId="5770AC9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31.21</w:t>
            </w:r>
          </w:p>
        </w:tc>
      </w:tr>
      <w:tr w:rsidR="00132982" w:rsidRPr="00674A16" w14:paraId="39FAD38D" w14:textId="3F49B618" w:rsidTr="00674A16">
        <w:tc>
          <w:tcPr>
            <w:tcW w:w="966" w:type="dxa"/>
            <w:tcBorders>
              <w:top w:val="nil"/>
              <w:left w:val="nil"/>
              <w:bottom w:val="nil"/>
              <w:right w:val="nil"/>
            </w:tcBorders>
            <w:shd w:val="clear" w:color="auto" w:fill="auto"/>
            <w:noWrap/>
            <w:vAlign w:val="center"/>
            <w:hideMark/>
          </w:tcPr>
          <w:p w14:paraId="0AAF3C1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61900</w:t>
            </w:r>
          </w:p>
        </w:tc>
        <w:tc>
          <w:tcPr>
            <w:tcW w:w="484" w:type="dxa"/>
            <w:tcBorders>
              <w:top w:val="nil"/>
              <w:left w:val="nil"/>
              <w:bottom w:val="nil"/>
              <w:right w:val="nil"/>
            </w:tcBorders>
          </w:tcPr>
          <w:p w14:paraId="7FA1B79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160</w:t>
            </w:r>
          </w:p>
        </w:tc>
        <w:tc>
          <w:tcPr>
            <w:tcW w:w="570" w:type="dxa"/>
            <w:tcBorders>
              <w:top w:val="nil"/>
              <w:left w:val="nil"/>
              <w:bottom w:val="nil"/>
              <w:right w:val="single" w:sz="4" w:space="0" w:color="auto"/>
            </w:tcBorders>
            <w:vAlign w:val="bottom"/>
          </w:tcPr>
          <w:p w14:paraId="7A0C14C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36.7</w:t>
            </w:r>
          </w:p>
        </w:tc>
        <w:tc>
          <w:tcPr>
            <w:tcW w:w="466" w:type="dxa"/>
            <w:tcBorders>
              <w:top w:val="nil"/>
              <w:left w:val="single" w:sz="4" w:space="0" w:color="auto"/>
              <w:bottom w:val="nil"/>
              <w:right w:val="nil"/>
            </w:tcBorders>
            <w:shd w:val="clear" w:color="auto" w:fill="auto"/>
            <w:noWrap/>
            <w:vAlign w:val="bottom"/>
            <w:hideMark/>
          </w:tcPr>
          <w:p w14:paraId="3C8543A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5F8103C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11</w:t>
            </w:r>
          </w:p>
        </w:tc>
        <w:tc>
          <w:tcPr>
            <w:tcW w:w="690" w:type="dxa"/>
            <w:tcBorders>
              <w:top w:val="nil"/>
              <w:left w:val="nil"/>
              <w:bottom w:val="nil"/>
              <w:right w:val="nil"/>
            </w:tcBorders>
            <w:shd w:val="clear" w:color="auto" w:fill="BFBFBF" w:themeFill="background1" w:themeFillShade="BF"/>
            <w:noWrap/>
            <w:vAlign w:val="bottom"/>
            <w:hideMark/>
          </w:tcPr>
          <w:p w14:paraId="737BE12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828</w:t>
            </w:r>
          </w:p>
        </w:tc>
        <w:tc>
          <w:tcPr>
            <w:tcW w:w="718" w:type="dxa"/>
            <w:tcBorders>
              <w:top w:val="nil"/>
              <w:left w:val="nil"/>
              <w:bottom w:val="nil"/>
              <w:right w:val="nil"/>
            </w:tcBorders>
            <w:shd w:val="clear" w:color="auto" w:fill="D9D9D9" w:themeFill="background1" w:themeFillShade="D9"/>
            <w:noWrap/>
            <w:vAlign w:val="bottom"/>
            <w:hideMark/>
          </w:tcPr>
          <w:p w14:paraId="7278B36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B86B54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9E6512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33C4C4A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1EB9E3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5C57EB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33FA16F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1C4F82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141FBFF" w14:textId="58A71E55"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20</w:t>
            </w:r>
          </w:p>
        </w:tc>
        <w:tc>
          <w:tcPr>
            <w:tcW w:w="506" w:type="dxa"/>
            <w:tcBorders>
              <w:top w:val="nil"/>
              <w:left w:val="nil"/>
              <w:bottom w:val="nil"/>
              <w:right w:val="nil"/>
            </w:tcBorders>
            <w:vAlign w:val="bottom"/>
          </w:tcPr>
          <w:p w14:paraId="6E29647F" w14:textId="21E004C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28" w:type="dxa"/>
            <w:tcBorders>
              <w:top w:val="nil"/>
              <w:left w:val="nil"/>
              <w:bottom w:val="nil"/>
              <w:right w:val="nil"/>
            </w:tcBorders>
            <w:vAlign w:val="bottom"/>
          </w:tcPr>
          <w:p w14:paraId="0580D9CA" w14:textId="2A25206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98" w:type="dxa"/>
            <w:tcBorders>
              <w:top w:val="nil"/>
              <w:left w:val="nil"/>
              <w:bottom w:val="nil"/>
              <w:right w:val="nil"/>
            </w:tcBorders>
            <w:vAlign w:val="bottom"/>
          </w:tcPr>
          <w:p w14:paraId="74473BAE" w14:textId="6D584FB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42" w:type="dxa"/>
            <w:tcBorders>
              <w:top w:val="nil"/>
              <w:left w:val="nil"/>
              <w:bottom w:val="nil"/>
              <w:right w:val="single" w:sz="4" w:space="0" w:color="auto"/>
            </w:tcBorders>
            <w:shd w:val="clear" w:color="auto" w:fill="auto"/>
            <w:noWrap/>
            <w:vAlign w:val="bottom"/>
            <w:hideMark/>
          </w:tcPr>
          <w:p w14:paraId="4B6D44F2" w14:textId="3DF5061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883</w:t>
            </w:r>
          </w:p>
        </w:tc>
        <w:tc>
          <w:tcPr>
            <w:tcW w:w="831" w:type="dxa"/>
            <w:tcBorders>
              <w:top w:val="nil"/>
              <w:left w:val="single" w:sz="4" w:space="0" w:color="auto"/>
              <w:bottom w:val="nil"/>
              <w:right w:val="nil"/>
            </w:tcBorders>
            <w:vAlign w:val="bottom"/>
          </w:tcPr>
          <w:p w14:paraId="253F3AF2" w14:textId="0AE7510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1.41</w:t>
            </w:r>
          </w:p>
        </w:tc>
        <w:tc>
          <w:tcPr>
            <w:tcW w:w="830" w:type="dxa"/>
            <w:tcBorders>
              <w:top w:val="nil"/>
              <w:left w:val="nil"/>
              <w:bottom w:val="nil"/>
              <w:right w:val="single" w:sz="4" w:space="0" w:color="auto"/>
            </w:tcBorders>
            <w:vAlign w:val="bottom"/>
          </w:tcPr>
          <w:p w14:paraId="2F3C001D" w14:textId="2B93B98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2.38</w:t>
            </w:r>
          </w:p>
        </w:tc>
        <w:tc>
          <w:tcPr>
            <w:tcW w:w="833" w:type="dxa"/>
            <w:tcBorders>
              <w:top w:val="nil"/>
              <w:left w:val="single" w:sz="4" w:space="0" w:color="auto"/>
              <w:bottom w:val="nil"/>
              <w:right w:val="nil"/>
            </w:tcBorders>
            <w:vAlign w:val="bottom"/>
          </w:tcPr>
          <w:p w14:paraId="3D2A2955" w14:textId="496AE0F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1.33</w:t>
            </w:r>
          </w:p>
        </w:tc>
        <w:tc>
          <w:tcPr>
            <w:tcW w:w="803" w:type="dxa"/>
            <w:tcBorders>
              <w:top w:val="nil"/>
              <w:left w:val="nil"/>
              <w:bottom w:val="nil"/>
              <w:right w:val="nil"/>
            </w:tcBorders>
            <w:vAlign w:val="bottom"/>
          </w:tcPr>
          <w:p w14:paraId="675F068C" w14:textId="7065C021"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3.73</w:t>
            </w:r>
          </w:p>
        </w:tc>
        <w:tc>
          <w:tcPr>
            <w:tcW w:w="832" w:type="dxa"/>
            <w:tcBorders>
              <w:top w:val="nil"/>
              <w:left w:val="nil"/>
              <w:bottom w:val="nil"/>
              <w:right w:val="single" w:sz="4" w:space="0" w:color="auto"/>
            </w:tcBorders>
            <w:vAlign w:val="bottom"/>
          </w:tcPr>
          <w:p w14:paraId="09DB9B34" w14:textId="396810B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33.48</w:t>
            </w:r>
          </w:p>
        </w:tc>
      </w:tr>
      <w:tr w:rsidR="00132982" w:rsidRPr="00674A16" w14:paraId="3B86592A" w14:textId="48DDBD42" w:rsidTr="00674A16">
        <w:tc>
          <w:tcPr>
            <w:tcW w:w="966" w:type="dxa"/>
            <w:tcBorders>
              <w:top w:val="nil"/>
              <w:left w:val="nil"/>
              <w:bottom w:val="nil"/>
              <w:right w:val="nil"/>
            </w:tcBorders>
            <w:shd w:val="clear" w:color="auto" w:fill="auto"/>
            <w:noWrap/>
            <w:vAlign w:val="center"/>
            <w:hideMark/>
          </w:tcPr>
          <w:p w14:paraId="6692A7A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61901</w:t>
            </w:r>
          </w:p>
        </w:tc>
        <w:tc>
          <w:tcPr>
            <w:tcW w:w="484" w:type="dxa"/>
            <w:tcBorders>
              <w:top w:val="nil"/>
              <w:left w:val="nil"/>
              <w:bottom w:val="nil"/>
              <w:right w:val="nil"/>
            </w:tcBorders>
          </w:tcPr>
          <w:p w14:paraId="2337A7C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292CA13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23.2</w:t>
            </w:r>
          </w:p>
        </w:tc>
        <w:tc>
          <w:tcPr>
            <w:tcW w:w="466" w:type="dxa"/>
            <w:tcBorders>
              <w:top w:val="nil"/>
              <w:left w:val="single" w:sz="4" w:space="0" w:color="auto"/>
              <w:bottom w:val="nil"/>
              <w:right w:val="nil"/>
            </w:tcBorders>
            <w:shd w:val="clear" w:color="auto" w:fill="auto"/>
            <w:noWrap/>
            <w:vAlign w:val="bottom"/>
            <w:hideMark/>
          </w:tcPr>
          <w:p w14:paraId="3032651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185E267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6EF557C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718" w:type="dxa"/>
            <w:tcBorders>
              <w:top w:val="nil"/>
              <w:left w:val="nil"/>
              <w:bottom w:val="nil"/>
              <w:right w:val="nil"/>
            </w:tcBorders>
            <w:shd w:val="clear" w:color="auto" w:fill="D9D9D9" w:themeFill="background1" w:themeFillShade="D9"/>
            <w:noWrap/>
            <w:vAlign w:val="bottom"/>
            <w:hideMark/>
          </w:tcPr>
          <w:p w14:paraId="553627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99211F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3C7835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805DE2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42806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4E9C027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521728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5D87380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277DD9B6" w14:textId="0581E1CE"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06" w:type="dxa"/>
            <w:tcBorders>
              <w:top w:val="nil"/>
              <w:left w:val="nil"/>
              <w:bottom w:val="nil"/>
              <w:right w:val="nil"/>
            </w:tcBorders>
            <w:vAlign w:val="bottom"/>
          </w:tcPr>
          <w:p w14:paraId="5C6EF352" w14:textId="05F1CA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28" w:type="dxa"/>
            <w:tcBorders>
              <w:top w:val="nil"/>
              <w:left w:val="nil"/>
              <w:bottom w:val="nil"/>
              <w:right w:val="nil"/>
            </w:tcBorders>
            <w:vAlign w:val="bottom"/>
          </w:tcPr>
          <w:p w14:paraId="33DC83E3" w14:textId="27E995E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498" w:type="dxa"/>
            <w:tcBorders>
              <w:top w:val="nil"/>
              <w:left w:val="nil"/>
              <w:bottom w:val="nil"/>
              <w:right w:val="nil"/>
            </w:tcBorders>
            <w:vAlign w:val="bottom"/>
          </w:tcPr>
          <w:p w14:paraId="2B2A1F04" w14:textId="47289A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42" w:type="dxa"/>
            <w:tcBorders>
              <w:top w:val="nil"/>
              <w:left w:val="nil"/>
              <w:bottom w:val="nil"/>
              <w:right w:val="single" w:sz="4" w:space="0" w:color="auto"/>
            </w:tcBorders>
            <w:shd w:val="clear" w:color="auto" w:fill="auto"/>
            <w:noWrap/>
            <w:vAlign w:val="bottom"/>
            <w:hideMark/>
          </w:tcPr>
          <w:p w14:paraId="2215DB2F" w14:textId="6187914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32</w:t>
            </w:r>
          </w:p>
        </w:tc>
        <w:tc>
          <w:tcPr>
            <w:tcW w:w="831" w:type="dxa"/>
            <w:tcBorders>
              <w:top w:val="nil"/>
              <w:left w:val="single" w:sz="4" w:space="0" w:color="auto"/>
              <w:bottom w:val="nil"/>
              <w:right w:val="nil"/>
            </w:tcBorders>
            <w:vAlign w:val="bottom"/>
          </w:tcPr>
          <w:p w14:paraId="0C102CC5" w14:textId="671D6CA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2.17</w:t>
            </w:r>
          </w:p>
        </w:tc>
        <w:tc>
          <w:tcPr>
            <w:tcW w:w="830" w:type="dxa"/>
            <w:tcBorders>
              <w:top w:val="nil"/>
              <w:left w:val="nil"/>
              <w:bottom w:val="nil"/>
              <w:right w:val="single" w:sz="4" w:space="0" w:color="auto"/>
            </w:tcBorders>
            <w:vAlign w:val="bottom"/>
          </w:tcPr>
          <w:p w14:paraId="5C5A94A7" w14:textId="3BED65C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3.54</w:t>
            </w:r>
          </w:p>
        </w:tc>
        <w:tc>
          <w:tcPr>
            <w:tcW w:w="833" w:type="dxa"/>
            <w:tcBorders>
              <w:top w:val="nil"/>
              <w:left w:val="single" w:sz="4" w:space="0" w:color="auto"/>
              <w:bottom w:val="nil"/>
              <w:right w:val="nil"/>
            </w:tcBorders>
            <w:vAlign w:val="bottom"/>
          </w:tcPr>
          <w:p w14:paraId="7BA44432" w14:textId="37474CE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1.97</w:t>
            </w:r>
          </w:p>
        </w:tc>
        <w:tc>
          <w:tcPr>
            <w:tcW w:w="803" w:type="dxa"/>
            <w:tcBorders>
              <w:top w:val="nil"/>
              <w:left w:val="nil"/>
              <w:bottom w:val="nil"/>
              <w:right w:val="nil"/>
            </w:tcBorders>
            <w:vAlign w:val="bottom"/>
          </w:tcPr>
          <w:p w14:paraId="4B79CA95" w14:textId="4E7D7FA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4.46</w:t>
            </w:r>
          </w:p>
        </w:tc>
        <w:tc>
          <w:tcPr>
            <w:tcW w:w="832" w:type="dxa"/>
            <w:tcBorders>
              <w:top w:val="nil"/>
              <w:left w:val="nil"/>
              <w:bottom w:val="nil"/>
              <w:right w:val="single" w:sz="4" w:space="0" w:color="auto"/>
            </w:tcBorders>
            <w:vAlign w:val="bottom"/>
          </w:tcPr>
          <w:p w14:paraId="7DB25C9F" w14:textId="461186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36.32</w:t>
            </w:r>
          </w:p>
        </w:tc>
      </w:tr>
      <w:tr w:rsidR="00132982" w:rsidRPr="00674A16" w14:paraId="66FFBD93" w14:textId="3E984330" w:rsidTr="00674A16">
        <w:tc>
          <w:tcPr>
            <w:tcW w:w="966" w:type="dxa"/>
            <w:tcBorders>
              <w:top w:val="nil"/>
              <w:left w:val="nil"/>
              <w:bottom w:val="nil"/>
              <w:right w:val="nil"/>
            </w:tcBorders>
            <w:shd w:val="clear" w:color="auto" w:fill="auto"/>
            <w:noWrap/>
            <w:vAlign w:val="center"/>
            <w:hideMark/>
          </w:tcPr>
          <w:p w14:paraId="2C1777D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61902</w:t>
            </w:r>
          </w:p>
        </w:tc>
        <w:tc>
          <w:tcPr>
            <w:tcW w:w="484" w:type="dxa"/>
            <w:tcBorders>
              <w:top w:val="nil"/>
              <w:left w:val="nil"/>
              <w:bottom w:val="nil"/>
              <w:right w:val="nil"/>
            </w:tcBorders>
          </w:tcPr>
          <w:p w14:paraId="1B5DA6A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139</w:t>
            </w:r>
          </w:p>
        </w:tc>
        <w:tc>
          <w:tcPr>
            <w:tcW w:w="570" w:type="dxa"/>
            <w:tcBorders>
              <w:top w:val="nil"/>
              <w:left w:val="nil"/>
              <w:bottom w:val="nil"/>
              <w:right w:val="single" w:sz="4" w:space="0" w:color="auto"/>
            </w:tcBorders>
            <w:vAlign w:val="bottom"/>
          </w:tcPr>
          <w:p w14:paraId="72CE76C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23.3</w:t>
            </w:r>
          </w:p>
        </w:tc>
        <w:tc>
          <w:tcPr>
            <w:tcW w:w="466" w:type="dxa"/>
            <w:tcBorders>
              <w:top w:val="nil"/>
              <w:left w:val="single" w:sz="4" w:space="0" w:color="auto"/>
              <w:bottom w:val="nil"/>
              <w:right w:val="nil"/>
            </w:tcBorders>
            <w:shd w:val="clear" w:color="auto" w:fill="auto"/>
            <w:noWrap/>
            <w:vAlign w:val="bottom"/>
            <w:hideMark/>
          </w:tcPr>
          <w:p w14:paraId="75AFC00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265CF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13</w:t>
            </w:r>
          </w:p>
        </w:tc>
        <w:tc>
          <w:tcPr>
            <w:tcW w:w="690" w:type="dxa"/>
            <w:tcBorders>
              <w:top w:val="nil"/>
              <w:left w:val="nil"/>
              <w:bottom w:val="nil"/>
              <w:right w:val="nil"/>
            </w:tcBorders>
            <w:shd w:val="clear" w:color="auto" w:fill="BFBFBF" w:themeFill="background1" w:themeFillShade="BF"/>
            <w:noWrap/>
            <w:vAlign w:val="bottom"/>
            <w:hideMark/>
          </w:tcPr>
          <w:p w14:paraId="46CA42C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bottom w:val="nil"/>
              <w:right w:val="nil"/>
            </w:tcBorders>
            <w:shd w:val="clear" w:color="auto" w:fill="D9D9D9" w:themeFill="background1" w:themeFillShade="D9"/>
            <w:noWrap/>
            <w:vAlign w:val="bottom"/>
            <w:hideMark/>
          </w:tcPr>
          <w:p w14:paraId="587073C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D168EE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1576210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6FDE821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4631265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699833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A4CC9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nil"/>
              <w:right w:val="nil"/>
            </w:tcBorders>
            <w:shd w:val="clear" w:color="auto" w:fill="D9D9D9" w:themeFill="background1" w:themeFillShade="D9"/>
            <w:noWrap/>
            <w:vAlign w:val="bottom"/>
            <w:hideMark/>
          </w:tcPr>
          <w:p w14:paraId="5EED373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D6CFA92" w14:textId="11A6E23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506" w:type="dxa"/>
            <w:tcBorders>
              <w:top w:val="nil"/>
              <w:left w:val="nil"/>
              <w:bottom w:val="nil"/>
              <w:right w:val="nil"/>
            </w:tcBorders>
            <w:vAlign w:val="bottom"/>
          </w:tcPr>
          <w:p w14:paraId="7BF8E63F" w14:textId="6A25CA0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3248FEDF" w14:textId="46C4E7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0778E12B" w14:textId="0AE1D75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42" w:type="dxa"/>
            <w:tcBorders>
              <w:top w:val="nil"/>
              <w:left w:val="nil"/>
              <w:bottom w:val="nil"/>
              <w:right w:val="single" w:sz="4" w:space="0" w:color="auto"/>
            </w:tcBorders>
            <w:shd w:val="clear" w:color="auto" w:fill="auto"/>
            <w:noWrap/>
            <w:vAlign w:val="bottom"/>
            <w:hideMark/>
          </w:tcPr>
          <w:p w14:paraId="68D5A3F4" w14:textId="4EDD8846"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58</w:t>
            </w:r>
          </w:p>
        </w:tc>
        <w:tc>
          <w:tcPr>
            <w:tcW w:w="831" w:type="dxa"/>
            <w:tcBorders>
              <w:top w:val="nil"/>
              <w:left w:val="single" w:sz="4" w:space="0" w:color="auto"/>
              <w:bottom w:val="nil"/>
              <w:right w:val="nil"/>
            </w:tcBorders>
            <w:vAlign w:val="bottom"/>
          </w:tcPr>
          <w:p w14:paraId="474394E9" w14:textId="6EDE82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1.38</w:t>
            </w:r>
          </w:p>
        </w:tc>
        <w:tc>
          <w:tcPr>
            <w:tcW w:w="830" w:type="dxa"/>
            <w:tcBorders>
              <w:top w:val="nil"/>
              <w:left w:val="nil"/>
              <w:bottom w:val="nil"/>
              <w:right w:val="single" w:sz="4" w:space="0" w:color="auto"/>
            </w:tcBorders>
            <w:vAlign w:val="bottom"/>
          </w:tcPr>
          <w:p w14:paraId="549BD748" w14:textId="15C61F5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833" w:type="dxa"/>
            <w:tcBorders>
              <w:top w:val="nil"/>
              <w:left w:val="single" w:sz="4" w:space="0" w:color="auto"/>
              <w:bottom w:val="nil"/>
              <w:right w:val="nil"/>
            </w:tcBorders>
            <w:vAlign w:val="bottom"/>
          </w:tcPr>
          <w:p w14:paraId="118AFC0A" w14:textId="5FC5E6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1.11</w:t>
            </w:r>
          </w:p>
        </w:tc>
        <w:tc>
          <w:tcPr>
            <w:tcW w:w="803" w:type="dxa"/>
            <w:tcBorders>
              <w:top w:val="nil"/>
              <w:left w:val="nil"/>
              <w:bottom w:val="nil"/>
              <w:right w:val="nil"/>
            </w:tcBorders>
            <w:vAlign w:val="bottom"/>
          </w:tcPr>
          <w:p w14:paraId="10AB62D0" w14:textId="2DA2FD6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3.30</w:t>
            </w:r>
          </w:p>
        </w:tc>
        <w:tc>
          <w:tcPr>
            <w:tcW w:w="832" w:type="dxa"/>
            <w:tcBorders>
              <w:top w:val="nil"/>
              <w:left w:val="nil"/>
              <w:bottom w:val="nil"/>
              <w:right w:val="single" w:sz="4" w:space="0" w:color="auto"/>
            </w:tcBorders>
            <w:vAlign w:val="bottom"/>
          </w:tcPr>
          <w:p w14:paraId="725652FD" w14:textId="2C1BE9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39.73</w:t>
            </w:r>
          </w:p>
        </w:tc>
      </w:tr>
      <w:tr w:rsidR="00132982" w:rsidRPr="00674A16" w14:paraId="35E604A8" w14:textId="74BAA9D8" w:rsidTr="00674A16">
        <w:tc>
          <w:tcPr>
            <w:tcW w:w="966" w:type="dxa"/>
            <w:tcBorders>
              <w:top w:val="nil"/>
              <w:left w:val="nil"/>
              <w:bottom w:val="nil"/>
              <w:right w:val="nil"/>
            </w:tcBorders>
            <w:shd w:val="clear" w:color="auto" w:fill="auto"/>
            <w:noWrap/>
            <w:vAlign w:val="center"/>
            <w:hideMark/>
          </w:tcPr>
          <w:p w14:paraId="7C18ACD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61903</w:t>
            </w:r>
          </w:p>
        </w:tc>
        <w:tc>
          <w:tcPr>
            <w:tcW w:w="484" w:type="dxa"/>
            <w:tcBorders>
              <w:top w:val="nil"/>
              <w:left w:val="nil"/>
              <w:bottom w:val="nil"/>
              <w:right w:val="nil"/>
            </w:tcBorders>
          </w:tcPr>
          <w:p w14:paraId="59AC4272"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148</w:t>
            </w:r>
          </w:p>
        </w:tc>
        <w:tc>
          <w:tcPr>
            <w:tcW w:w="570" w:type="dxa"/>
            <w:tcBorders>
              <w:top w:val="nil"/>
              <w:left w:val="nil"/>
              <w:bottom w:val="nil"/>
              <w:right w:val="single" w:sz="4" w:space="0" w:color="auto"/>
            </w:tcBorders>
            <w:vAlign w:val="bottom"/>
          </w:tcPr>
          <w:p w14:paraId="407DF70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23.7</w:t>
            </w:r>
          </w:p>
        </w:tc>
        <w:tc>
          <w:tcPr>
            <w:tcW w:w="466" w:type="dxa"/>
            <w:tcBorders>
              <w:top w:val="nil"/>
              <w:left w:val="single" w:sz="4" w:space="0" w:color="auto"/>
              <w:bottom w:val="nil"/>
              <w:right w:val="nil"/>
            </w:tcBorders>
            <w:shd w:val="clear" w:color="auto" w:fill="auto"/>
            <w:noWrap/>
            <w:vAlign w:val="bottom"/>
            <w:hideMark/>
          </w:tcPr>
          <w:p w14:paraId="3B7B1C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D00C9C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90" w:type="dxa"/>
            <w:tcBorders>
              <w:top w:val="nil"/>
              <w:left w:val="nil"/>
              <w:bottom w:val="nil"/>
              <w:right w:val="nil"/>
            </w:tcBorders>
            <w:shd w:val="clear" w:color="auto" w:fill="BFBFBF" w:themeFill="background1" w:themeFillShade="BF"/>
            <w:noWrap/>
            <w:vAlign w:val="bottom"/>
            <w:hideMark/>
          </w:tcPr>
          <w:p w14:paraId="224A372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1433AFA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1DE6B8F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3752BC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C03A89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624" w:type="dxa"/>
            <w:tcBorders>
              <w:top w:val="nil"/>
              <w:left w:val="nil"/>
              <w:bottom w:val="nil"/>
              <w:right w:val="nil"/>
            </w:tcBorders>
            <w:shd w:val="clear" w:color="auto" w:fill="D9D9D9" w:themeFill="background1" w:themeFillShade="D9"/>
            <w:noWrap/>
            <w:vAlign w:val="bottom"/>
            <w:hideMark/>
          </w:tcPr>
          <w:p w14:paraId="3367791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239DC8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733827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0E22290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4F8C4110" w14:textId="1AB4C2F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06" w:type="dxa"/>
            <w:tcBorders>
              <w:top w:val="nil"/>
              <w:left w:val="nil"/>
              <w:bottom w:val="nil"/>
              <w:right w:val="nil"/>
            </w:tcBorders>
            <w:vAlign w:val="bottom"/>
          </w:tcPr>
          <w:p w14:paraId="786050B9" w14:textId="2725655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28" w:type="dxa"/>
            <w:tcBorders>
              <w:top w:val="nil"/>
              <w:left w:val="nil"/>
              <w:bottom w:val="nil"/>
              <w:right w:val="nil"/>
            </w:tcBorders>
            <w:vAlign w:val="bottom"/>
          </w:tcPr>
          <w:p w14:paraId="37547C9D" w14:textId="106580F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23</w:t>
            </w:r>
          </w:p>
        </w:tc>
        <w:tc>
          <w:tcPr>
            <w:tcW w:w="498" w:type="dxa"/>
            <w:tcBorders>
              <w:top w:val="nil"/>
              <w:left w:val="nil"/>
              <w:bottom w:val="nil"/>
              <w:right w:val="nil"/>
            </w:tcBorders>
            <w:vAlign w:val="bottom"/>
          </w:tcPr>
          <w:p w14:paraId="45C1D126" w14:textId="211106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52A8EF02" w14:textId="58EAE1B9"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46</w:t>
            </w:r>
          </w:p>
        </w:tc>
        <w:tc>
          <w:tcPr>
            <w:tcW w:w="831" w:type="dxa"/>
            <w:tcBorders>
              <w:top w:val="nil"/>
              <w:left w:val="single" w:sz="4" w:space="0" w:color="auto"/>
              <w:bottom w:val="nil"/>
              <w:right w:val="nil"/>
            </w:tcBorders>
            <w:vAlign w:val="bottom"/>
          </w:tcPr>
          <w:p w14:paraId="3C1EACE6" w14:textId="53F5418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490F00B8" w14:textId="6322EFA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3.90</w:t>
            </w:r>
          </w:p>
        </w:tc>
        <w:tc>
          <w:tcPr>
            <w:tcW w:w="833" w:type="dxa"/>
            <w:tcBorders>
              <w:top w:val="nil"/>
              <w:left w:val="single" w:sz="4" w:space="0" w:color="auto"/>
              <w:bottom w:val="nil"/>
              <w:right w:val="nil"/>
            </w:tcBorders>
            <w:vAlign w:val="bottom"/>
          </w:tcPr>
          <w:p w14:paraId="73B1E76A" w14:textId="2F48282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03" w:type="dxa"/>
            <w:tcBorders>
              <w:top w:val="nil"/>
              <w:left w:val="nil"/>
              <w:bottom w:val="nil"/>
              <w:right w:val="nil"/>
            </w:tcBorders>
            <w:vAlign w:val="bottom"/>
          </w:tcPr>
          <w:p w14:paraId="3CAE3C04" w14:textId="6FEB1FD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5.27</w:t>
            </w:r>
          </w:p>
        </w:tc>
        <w:tc>
          <w:tcPr>
            <w:tcW w:w="832" w:type="dxa"/>
            <w:tcBorders>
              <w:top w:val="nil"/>
              <w:left w:val="nil"/>
              <w:bottom w:val="nil"/>
              <w:right w:val="single" w:sz="4" w:space="0" w:color="auto"/>
            </w:tcBorders>
            <w:vAlign w:val="bottom"/>
          </w:tcPr>
          <w:p w14:paraId="3812C013" w14:textId="5F8CA06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35.97</w:t>
            </w:r>
          </w:p>
        </w:tc>
      </w:tr>
      <w:tr w:rsidR="00132982" w:rsidRPr="00674A16" w14:paraId="66AC2DDB" w14:textId="425F7570" w:rsidTr="00674A16">
        <w:tc>
          <w:tcPr>
            <w:tcW w:w="966" w:type="dxa"/>
            <w:tcBorders>
              <w:top w:val="nil"/>
              <w:left w:val="nil"/>
              <w:bottom w:val="nil"/>
              <w:right w:val="nil"/>
            </w:tcBorders>
            <w:shd w:val="clear" w:color="auto" w:fill="auto"/>
            <w:noWrap/>
            <w:vAlign w:val="center"/>
            <w:hideMark/>
          </w:tcPr>
          <w:p w14:paraId="544D6E3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61904</w:t>
            </w:r>
          </w:p>
        </w:tc>
        <w:tc>
          <w:tcPr>
            <w:tcW w:w="484" w:type="dxa"/>
            <w:tcBorders>
              <w:top w:val="nil"/>
              <w:left w:val="nil"/>
              <w:bottom w:val="nil"/>
              <w:right w:val="nil"/>
            </w:tcBorders>
          </w:tcPr>
          <w:p w14:paraId="3989C48A"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137</w:t>
            </w:r>
          </w:p>
        </w:tc>
        <w:tc>
          <w:tcPr>
            <w:tcW w:w="570" w:type="dxa"/>
            <w:tcBorders>
              <w:top w:val="nil"/>
              <w:left w:val="nil"/>
              <w:bottom w:val="nil"/>
              <w:right w:val="single" w:sz="4" w:space="0" w:color="auto"/>
            </w:tcBorders>
            <w:vAlign w:val="bottom"/>
          </w:tcPr>
          <w:p w14:paraId="7545C17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466" w:type="dxa"/>
            <w:tcBorders>
              <w:top w:val="nil"/>
              <w:left w:val="single" w:sz="4" w:space="0" w:color="auto"/>
              <w:bottom w:val="nil"/>
              <w:right w:val="nil"/>
            </w:tcBorders>
            <w:shd w:val="clear" w:color="auto" w:fill="auto"/>
            <w:noWrap/>
            <w:vAlign w:val="bottom"/>
            <w:hideMark/>
          </w:tcPr>
          <w:p w14:paraId="101AE7B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73372A7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690" w:type="dxa"/>
            <w:tcBorders>
              <w:top w:val="nil"/>
              <w:left w:val="nil"/>
              <w:bottom w:val="nil"/>
              <w:right w:val="nil"/>
            </w:tcBorders>
            <w:shd w:val="clear" w:color="auto" w:fill="BFBFBF" w:themeFill="background1" w:themeFillShade="BF"/>
            <w:noWrap/>
            <w:vAlign w:val="bottom"/>
            <w:hideMark/>
          </w:tcPr>
          <w:p w14:paraId="26652E2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194</w:t>
            </w:r>
          </w:p>
        </w:tc>
        <w:tc>
          <w:tcPr>
            <w:tcW w:w="718" w:type="dxa"/>
            <w:tcBorders>
              <w:top w:val="nil"/>
              <w:left w:val="nil"/>
              <w:bottom w:val="nil"/>
              <w:right w:val="nil"/>
            </w:tcBorders>
            <w:shd w:val="clear" w:color="auto" w:fill="D9D9D9" w:themeFill="background1" w:themeFillShade="D9"/>
            <w:noWrap/>
            <w:vAlign w:val="bottom"/>
            <w:hideMark/>
          </w:tcPr>
          <w:p w14:paraId="12A7C7F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49AEFAA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58D229F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470" w:type="dxa"/>
            <w:tcBorders>
              <w:top w:val="nil"/>
              <w:left w:val="nil"/>
              <w:bottom w:val="nil"/>
              <w:right w:val="nil"/>
            </w:tcBorders>
            <w:shd w:val="clear" w:color="auto" w:fill="BFBFBF" w:themeFill="background1" w:themeFillShade="BF"/>
            <w:noWrap/>
            <w:vAlign w:val="bottom"/>
            <w:hideMark/>
          </w:tcPr>
          <w:p w14:paraId="11A1A28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00E50A2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6DC376B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EAD868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30" w:type="dxa"/>
            <w:tcBorders>
              <w:top w:val="nil"/>
              <w:left w:val="nil"/>
              <w:bottom w:val="nil"/>
              <w:right w:val="nil"/>
            </w:tcBorders>
            <w:shd w:val="clear" w:color="auto" w:fill="D9D9D9" w:themeFill="background1" w:themeFillShade="D9"/>
            <w:noWrap/>
            <w:vAlign w:val="bottom"/>
            <w:hideMark/>
          </w:tcPr>
          <w:p w14:paraId="620E8B6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308098C" w14:textId="2B23937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50</w:t>
            </w:r>
          </w:p>
        </w:tc>
        <w:tc>
          <w:tcPr>
            <w:tcW w:w="506" w:type="dxa"/>
            <w:tcBorders>
              <w:top w:val="nil"/>
              <w:left w:val="nil"/>
              <w:bottom w:val="nil"/>
              <w:right w:val="nil"/>
            </w:tcBorders>
            <w:vAlign w:val="bottom"/>
          </w:tcPr>
          <w:p w14:paraId="534EAFFE" w14:textId="37F6B57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28" w:type="dxa"/>
            <w:tcBorders>
              <w:top w:val="nil"/>
              <w:left w:val="nil"/>
              <w:bottom w:val="nil"/>
              <w:right w:val="nil"/>
            </w:tcBorders>
            <w:vAlign w:val="bottom"/>
          </w:tcPr>
          <w:p w14:paraId="30C63339" w14:textId="0E9D5EC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7B60363C" w14:textId="464A582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542" w:type="dxa"/>
            <w:tcBorders>
              <w:top w:val="nil"/>
              <w:left w:val="nil"/>
              <w:bottom w:val="nil"/>
              <w:right w:val="single" w:sz="4" w:space="0" w:color="auto"/>
            </w:tcBorders>
            <w:shd w:val="clear" w:color="auto" w:fill="auto"/>
            <w:noWrap/>
            <w:vAlign w:val="bottom"/>
            <w:hideMark/>
          </w:tcPr>
          <w:p w14:paraId="46633319" w14:textId="17959D7B"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299</w:t>
            </w:r>
          </w:p>
        </w:tc>
        <w:tc>
          <w:tcPr>
            <w:tcW w:w="831" w:type="dxa"/>
            <w:tcBorders>
              <w:top w:val="nil"/>
              <w:left w:val="single" w:sz="4" w:space="0" w:color="auto"/>
              <w:bottom w:val="nil"/>
              <w:right w:val="nil"/>
            </w:tcBorders>
            <w:vAlign w:val="bottom"/>
          </w:tcPr>
          <w:p w14:paraId="051F1DEA" w14:textId="29B585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2.28</w:t>
            </w:r>
          </w:p>
        </w:tc>
        <w:tc>
          <w:tcPr>
            <w:tcW w:w="830" w:type="dxa"/>
            <w:tcBorders>
              <w:top w:val="nil"/>
              <w:left w:val="nil"/>
              <w:bottom w:val="nil"/>
              <w:right w:val="single" w:sz="4" w:space="0" w:color="auto"/>
            </w:tcBorders>
            <w:vAlign w:val="bottom"/>
          </w:tcPr>
          <w:p w14:paraId="7D25F43B" w14:textId="7EF3C7C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3.70</w:t>
            </w:r>
          </w:p>
        </w:tc>
        <w:tc>
          <w:tcPr>
            <w:tcW w:w="833" w:type="dxa"/>
            <w:tcBorders>
              <w:top w:val="nil"/>
              <w:left w:val="single" w:sz="4" w:space="0" w:color="auto"/>
              <w:bottom w:val="nil"/>
              <w:right w:val="nil"/>
            </w:tcBorders>
            <w:vAlign w:val="bottom"/>
          </w:tcPr>
          <w:p w14:paraId="44C1F86B" w14:textId="71972182"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0.71</w:t>
            </w:r>
          </w:p>
        </w:tc>
        <w:tc>
          <w:tcPr>
            <w:tcW w:w="803" w:type="dxa"/>
            <w:tcBorders>
              <w:top w:val="nil"/>
              <w:left w:val="nil"/>
              <w:bottom w:val="nil"/>
              <w:right w:val="nil"/>
            </w:tcBorders>
            <w:vAlign w:val="bottom"/>
          </w:tcPr>
          <w:p w14:paraId="7859DB19" w14:textId="280CDE5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3.24</w:t>
            </w:r>
          </w:p>
        </w:tc>
        <w:tc>
          <w:tcPr>
            <w:tcW w:w="832" w:type="dxa"/>
            <w:tcBorders>
              <w:top w:val="nil"/>
              <w:left w:val="nil"/>
              <w:bottom w:val="nil"/>
              <w:right w:val="single" w:sz="4" w:space="0" w:color="auto"/>
            </w:tcBorders>
            <w:vAlign w:val="bottom"/>
          </w:tcPr>
          <w:p w14:paraId="6329300A" w14:textId="56A0AF0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34.71</w:t>
            </w:r>
          </w:p>
        </w:tc>
      </w:tr>
      <w:tr w:rsidR="00132982" w:rsidRPr="00674A16" w14:paraId="2C2A28B7" w14:textId="3E24CE1E" w:rsidTr="00674A16">
        <w:tc>
          <w:tcPr>
            <w:tcW w:w="966" w:type="dxa"/>
            <w:tcBorders>
              <w:top w:val="nil"/>
              <w:left w:val="nil"/>
              <w:bottom w:val="nil"/>
              <w:right w:val="nil"/>
            </w:tcBorders>
            <w:shd w:val="clear" w:color="auto" w:fill="auto"/>
            <w:noWrap/>
            <w:vAlign w:val="center"/>
            <w:hideMark/>
          </w:tcPr>
          <w:p w14:paraId="76681A5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61905</w:t>
            </w:r>
          </w:p>
        </w:tc>
        <w:tc>
          <w:tcPr>
            <w:tcW w:w="484" w:type="dxa"/>
            <w:tcBorders>
              <w:top w:val="nil"/>
              <w:left w:val="nil"/>
              <w:bottom w:val="nil"/>
              <w:right w:val="nil"/>
            </w:tcBorders>
          </w:tcPr>
          <w:p w14:paraId="12C7C8D6"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141</w:t>
            </w:r>
          </w:p>
        </w:tc>
        <w:tc>
          <w:tcPr>
            <w:tcW w:w="570" w:type="dxa"/>
            <w:tcBorders>
              <w:top w:val="nil"/>
              <w:left w:val="nil"/>
              <w:bottom w:val="nil"/>
              <w:right w:val="single" w:sz="4" w:space="0" w:color="auto"/>
            </w:tcBorders>
            <w:vAlign w:val="bottom"/>
          </w:tcPr>
          <w:p w14:paraId="15708100"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w:t>
            </w:r>
          </w:p>
        </w:tc>
        <w:tc>
          <w:tcPr>
            <w:tcW w:w="466" w:type="dxa"/>
            <w:tcBorders>
              <w:top w:val="nil"/>
              <w:left w:val="single" w:sz="4" w:space="0" w:color="auto"/>
              <w:bottom w:val="nil"/>
              <w:right w:val="nil"/>
            </w:tcBorders>
            <w:shd w:val="clear" w:color="auto" w:fill="auto"/>
            <w:noWrap/>
            <w:vAlign w:val="bottom"/>
            <w:hideMark/>
          </w:tcPr>
          <w:p w14:paraId="1811ACE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7921D8F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12</w:t>
            </w:r>
          </w:p>
        </w:tc>
        <w:tc>
          <w:tcPr>
            <w:tcW w:w="690" w:type="dxa"/>
            <w:tcBorders>
              <w:top w:val="nil"/>
              <w:left w:val="nil"/>
              <w:bottom w:val="nil"/>
              <w:right w:val="nil"/>
            </w:tcBorders>
            <w:shd w:val="clear" w:color="auto" w:fill="BFBFBF" w:themeFill="background1" w:themeFillShade="BF"/>
            <w:noWrap/>
            <w:vAlign w:val="bottom"/>
            <w:hideMark/>
          </w:tcPr>
          <w:p w14:paraId="228DD33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nil"/>
              <w:right w:val="nil"/>
            </w:tcBorders>
            <w:shd w:val="clear" w:color="auto" w:fill="D9D9D9" w:themeFill="background1" w:themeFillShade="D9"/>
            <w:noWrap/>
            <w:vAlign w:val="bottom"/>
            <w:hideMark/>
          </w:tcPr>
          <w:p w14:paraId="35ED1AD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642B312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68095B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4A07BEB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262BAF4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4EFC6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2DA0086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30" w:type="dxa"/>
            <w:tcBorders>
              <w:top w:val="nil"/>
              <w:left w:val="nil"/>
              <w:bottom w:val="nil"/>
              <w:right w:val="nil"/>
            </w:tcBorders>
            <w:shd w:val="clear" w:color="auto" w:fill="D9D9D9" w:themeFill="background1" w:themeFillShade="D9"/>
            <w:noWrap/>
            <w:vAlign w:val="bottom"/>
            <w:hideMark/>
          </w:tcPr>
          <w:p w14:paraId="6F70204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3B932619" w14:textId="195DA1F8"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06" w:type="dxa"/>
            <w:tcBorders>
              <w:top w:val="nil"/>
              <w:left w:val="nil"/>
              <w:bottom w:val="nil"/>
              <w:right w:val="nil"/>
            </w:tcBorders>
            <w:vAlign w:val="bottom"/>
          </w:tcPr>
          <w:p w14:paraId="1B973B19" w14:textId="0D65999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528" w:type="dxa"/>
            <w:tcBorders>
              <w:top w:val="nil"/>
              <w:left w:val="nil"/>
              <w:bottom w:val="nil"/>
              <w:right w:val="nil"/>
            </w:tcBorders>
            <w:vAlign w:val="bottom"/>
          </w:tcPr>
          <w:p w14:paraId="498E7C58" w14:textId="0DC2061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498" w:type="dxa"/>
            <w:tcBorders>
              <w:top w:val="nil"/>
              <w:left w:val="nil"/>
              <w:bottom w:val="nil"/>
              <w:right w:val="nil"/>
            </w:tcBorders>
            <w:vAlign w:val="bottom"/>
          </w:tcPr>
          <w:p w14:paraId="630761B3" w14:textId="677101E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42" w:type="dxa"/>
            <w:tcBorders>
              <w:top w:val="nil"/>
              <w:left w:val="nil"/>
              <w:bottom w:val="nil"/>
              <w:right w:val="single" w:sz="4" w:space="0" w:color="auto"/>
            </w:tcBorders>
            <w:shd w:val="clear" w:color="auto" w:fill="auto"/>
            <w:noWrap/>
            <w:vAlign w:val="bottom"/>
            <w:hideMark/>
          </w:tcPr>
          <w:p w14:paraId="172972EA" w14:textId="322E45CA"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38</w:t>
            </w:r>
          </w:p>
        </w:tc>
        <w:tc>
          <w:tcPr>
            <w:tcW w:w="831" w:type="dxa"/>
            <w:tcBorders>
              <w:top w:val="nil"/>
              <w:left w:val="single" w:sz="4" w:space="0" w:color="auto"/>
              <w:bottom w:val="nil"/>
              <w:right w:val="nil"/>
            </w:tcBorders>
            <w:vAlign w:val="bottom"/>
          </w:tcPr>
          <w:p w14:paraId="58D7B8E7" w14:textId="5225228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nil"/>
              <w:right w:val="single" w:sz="4" w:space="0" w:color="auto"/>
            </w:tcBorders>
            <w:vAlign w:val="bottom"/>
          </w:tcPr>
          <w:p w14:paraId="375E9031" w14:textId="6B0B978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3.47</w:t>
            </w:r>
          </w:p>
        </w:tc>
        <w:tc>
          <w:tcPr>
            <w:tcW w:w="833" w:type="dxa"/>
            <w:tcBorders>
              <w:top w:val="nil"/>
              <w:left w:val="single" w:sz="4" w:space="0" w:color="auto"/>
              <w:bottom w:val="nil"/>
              <w:right w:val="nil"/>
            </w:tcBorders>
            <w:vAlign w:val="bottom"/>
          </w:tcPr>
          <w:p w14:paraId="7875F430" w14:textId="2B1D4FB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1.02</w:t>
            </w:r>
          </w:p>
        </w:tc>
        <w:tc>
          <w:tcPr>
            <w:tcW w:w="803" w:type="dxa"/>
            <w:tcBorders>
              <w:top w:val="nil"/>
              <w:left w:val="nil"/>
              <w:bottom w:val="nil"/>
              <w:right w:val="nil"/>
            </w:tcBorders>
            <w:vAlign w:val="bottom"/>
          </w:tcPr>
          <w:p w14:paraId="248CE8C0" w14:textId="5AE5DBF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3.69</w:t>
            </w:r>
          </w:p>
        </w:tc>
        <w:tc>
          <w:tcPr>
            <w:tcW w:w="832" w:type="dxa"/>
            <w:tcBorders>
              <w:top w:val="nil"/>
              <w:left w:val="nil"/>
              <w:bottom w:val="nil"/>
              <w:right w:val="single" w:sz="4" w:space="0" w:color="auto"/>
            </w:tcBorders>
            <w:vAlign w:val="bottom"/>
          </w:tcPr>
          <w:p w14:paraId="2504309D" w14:textId="7A1C33C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37.95</w:t>
            </w:r>
          </w:p>
        </w:tc>
      </w:tr>
      <w:tr w:rsidR="00132982" w:rsidRPr="00674A16" w14:paraId="76D99606" w14:textId="2CC9B71A" w:rsidTr="00674A16">
        <w:tc>
          <w:tcPr>
            <w:tcW w:w="966" w:type="dxa"/>
            <w:tcBorders>
              <w:top w:val="nil"/>
              <w:left w:val="nil"/>
              <w:bottom w:val="nil"/>
              <w:right w:val="nil"/>
            </w:tcBorders>
            <w:shd w:val="clear" w:color="auto" w:fill="auto"/>
            <w:noWrap/>
            <w:vAlign w:val="center"/>
            <w:hideMark/>
          </w:tcPr>
          <w:p w14:paraId="6868C6A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61906</w:t>
            </w:r>
          </w:p>
        </w:tc>
        <w:tc>
          <w:tcPr>
            <w:tcW w:w="484" w:type="dxa"/>
            <w:tcBorders>
              <w:top w:val="nil"/>
              <w:left w:val="nil"/>
              <w:bottom w:val="nil"/>
              <w:right w:val="nil"/>
            </w:tcBorders>
          </w:tcPr>
          <w:p w14:paraId="169ABEA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140</w:t>
            </w:r>
          </w:p>
        </w:tc>
        <w:tc>
          <w:tcPr>
            <w:tcW w:w="570" w:type="dxa"/>
            <w:tcBorders>
              <w:top w:val="nil"/>
              <w:left w:val="nil"/>
              <w:bottom w:val="nil"/>
              <w:right w:val="single" w:sz="4" w:space="0" w:color="auto"/>
            </w:tcBorders>
            <w:vAlign w:val="bottom"/>
          </w:tcPr>
          <w:p w14:paraId="4990E469"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24.2</w:t>
            </w:r>
          </w:p>
        </w:tc>
        <w:tc>
          <w:tcPr>
            <w:tcW w:w="466" w:type="dxa"/>
            <w:tcBorders>
              <w:top w:val="nil"/>
              <w:left w:val="single" w:sz="4" w:space="0" w:color="auto"/>
              <w:bottom w:val="nil"/>
              <w:right w:val="nil"/>
            </w:tcBorders>
            <w:shd w:val="clear" w:color="auto" w:fill="auto"/>
            <w:noWrap/>
            <w:vAlign w:val="bottom"/>
            <w:hideMark/>
          </w:tcPr>
          <w:p w14:paraId="56975E8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nil"/>
              <w:right w:val="nil"/>
            </w:tcBorders>
            <w:shd w:val="clear" w:color="auto" w:fill="auto"/>
            <w:noWrap/>
            <w:vAlign w:val="bottom"/>
            <w:hideMark/>
          </w:tcPr>
          <w:p w14:paraId="0811EE0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nil"/>
              <w:right w:val="nil"/>
            </w:tcBorders>
            <w:shd w:val="clear" w:color="auto" w:fill="BFBFBF" w:themeFill="background1" w:themeFillShade="BF"/>
            <w:noWrap/>
            <w:vAlign w:val="bottom"/>
            <w:hideMark/>
          </w:tcPr>
          <w:p w14:paraId="32E4867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04073E8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24F581F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7988269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73E4A3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24" w:type="dxa"/>
            <w:tcBorders>
              <w:top w:val="nil"/>
              <w:left w:val="nil"/>
              <w:bottom w:val="nil"/>
              <w:right w:val="nil"/>
            </w:tcBorders>
            <w:shd w:val="clear" w:color="auto" w:fill="D9D9D9" w:themeFill="background1" w:themeFillShade="D9"/>
            <w:noWrap/>
            <w:vAlign w:val="bottom"/>
            <w:hideMark/>
          </w:tcPr>
          <w:p w14:paraId="2BB249D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1C7B4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15745FD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2C8E2F4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65B94F2C" w14:textId="58C8801F"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397038CC" w14:textId="4765C0C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nil"/>
              <w:right w:val="nil"/>
            </w:tcBorders>
            <w:vAlign w:val="bottom"/>
          </w:tcPr>
          <w:p w14:paraId="471D7AFA" w14:textId="25A11CD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498" w:type="dxa"/>
            <w:tcBorders>
              <w:top w:val="nil"/>
              <w:left w:val="nil"/>
              <w:bottom w:val="nil"/>
              <w:right w:val="nil"/>
            </w:tcBorders>
            <w:vAlign w:val="bottom"/>
          </w:tcPr>
          <w:p w14:paraId="6EB8991F" w14:textId="30DCEEDA"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42" w:type="dxa"/>
            <w:tcBorders>
              <w:top w:val="nil"/>
              <w:left w:val="nil"/>
              <w:bottom w:val="nil"/>
              <w:right w:val="single" w:sz="4" w:space="0" w:color="auto"/>
            </w:tcBorders>
            <w:shd w:val="clear" w:color="auto" w:fill="auto"/>
            <w:noWrap/>
            <w:vAlign w:val="bottom"/>
            <w:hideMark/>
          </w:tcPr>
          <w:p w14:paraId="111F3FA7" w14:textId="69F2542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26</w:t>
            </w:r>
          </w:p>
        </w:tc>
        <w:tc>
          <w:tcPr>
            <w:tcW w:w="831" w:type="dxa"/>
            <w:tcBorders>
              <w:top w:val="nil"/>
              <w:left w:val="single" w:sz="4" w:space="0" w:color="auto"/>
              <w:bottom w:val="nil"/>
              <w:right w:val="nil"/>
            </w:tcBorders>
            <w:vAlign w:val="bottom"/>
          </w:tcPr>
          <w:p w14:paraId="5B03CF08" w14:textId="7FAE169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2.20</w:t>
            </w:r>
          </w:p>
        </w:tc>
        <w:tc>
          <w:tcPr>
            <w:tcW w:w="830" w:type="dxa"/>
            <w:tcBorders>
              <w:top w:val="nil"/>
              <w:left w:val="nil"/>
              <w:bottom w:val="nil"/>
              <w:right w:val="single" w:sz="4" w:space="0" w:color="auto"/>
            </w:tcBorders>
            <w:vAlign w:val="bottom"/>
          </w:tcPr>
          <w:p w14:paraId="172BBDB4" w14:textId="2E9DDA1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3.60</w:t>
            </w:r>
          </w:p>
        </w:tc>
        <w:tc>
          <w:tcPr>
            <w:tcW w:w="833" w:type="dxa"/>
            <w:tcBorders>
              <w:top w:val="nil"/>
              <w:left w:val="single" w:sz="4" w:space="0" w:color="auto"/>
              <w:bottom w:val="nil"/>
              <w:right w:val="nil"/>
            </w:tcBorders>
            <w:vAlign w:val="bottom"/>
          </w:tcPr>
          <w:p w14:paraId="26C9A305" w14:textId="1AC95CA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1.83</w:t>
            </w:r>
          </w:p>
        </w:tc>
        <w:tc>
          <w:tcPr>
            <w:tcW w:w="803" w:type="dxa"/>
            <w:tcBorders>
              <w:top w:val="nil"/>
              <w:left w:val="nil"/>
              <w:bottom w:val="nil"/>
              <w:right w:val="nil"/>
            </w:tcBorders>
            <w:vAlign w:val="bottom"/>
          </w:tcPr>
          <w:p w14:paraId="73937967" w14:textId="4E8BDDE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3.99</w:t>
            </w:r>
          </w:p>
        </w:tc>
        <w:tc>
          <w:tcPr>
            <w:tcW w:w="832" w:type="dxa"/>
            <w:tcBorders>
              <w:top w:val="nil"/>
              <w:left w:val="nil"/>
              <w:bottom w:val="nil"/>
              <w:right w:val="single" w:sz="4" w:space="0" w:color="auto"/>
            </w:tcBorders>
            <w:vAlign w:val="bottom"/>
          </w:tcPr>
          <w:p w14:paraId="51821F89" w14:textId="01C8237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37.13</w:t>
            </w:r>
          </w:p>
        </w:tc>
      </w:tr>
      <w:tr w:rsidR="00132982" w:rsidRPr="00674A16" w14:paraId="4DC7276D" w14:textId="0800A25D" w:rsidTr="00674A16">
        <w:tc>
          <w:tcPr>
            <w:tcW w:w="966" w:type="dxa"/>
            <w:tcBorders>
              <w:top w:val="nil"/>
              <w:left w:val="nil"/>
              <w:bottom w:val="nil"/>
              <w:right w:val="nil"/>
            </w:tcBorders>
            <w:shd w:val="clear" w:color="auto" w:fill="auto"/>
            <w:noWrap/>
            <w:vAlign w:val="center"/>
            <w:hideMark/>
          </w:tcPr>
          <w:p w14:paraId="145D526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61907</w:t>
            </w:r>
          </w:p>
        </w:tc>
        <w:tc>
          <w:tcPr>
            <w:tcW w:w="484" w:type="dxa"/>
            <w:tcBorders>
              <w:top w:val="nil"/>
              <w:left w:val="nil"/>
              <w:bottom w:val="nil"/>
              <w:right w:val="nil"/>
            </w:tcBorders>
          </w:tcPr>
          <w:p w14:paraId="5B2EF463"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146</w:t>
            </w:r>
          </w:p>
        </w:tc>
        <w:tc>
          <w:tcPr>
            <w:tcW w:w="570" w:type="dxa"/>
            <w:tcBorders>
              <w:top w:val="nil"/>
              <w:left w:val="nil"/>
              <w:bottom w:val="nil"/>
              <w:right w:val="single" w:sz="4" w:space="0" w:color="auto"/>
            </w:tcBorders>
            <w:vAlign w:val="bottom"/>
          </w:tcPr>
          <w:p w14:paraId="336251EF"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26.9</w:t>
            </w:r>
          </w:p>
        </w:tc>
        <w:tc>
          <w:tcPr>
            <w:tcW w:w="466" w:type="dxa"/>
            <w:tcBorders>
              <w:top w:val="nil"/>
              <w:left w:val="single" w:sz="4" w:space="0" w:color="auto"/>
              <w:bottom w:val="nil"/>
              <w:right w:val="nil"/>
            </w:tcBorders>
            <w:shd w:val="clear" w:color="auto" w:fill="auto"/>
            <w:noWrap/>
            <w:vAlign w:val="bottom"/>
            <w:hideMark/>
          </w:tcPr>
          <w:p w14:paraId="5DEDFAB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bottom w:val="nil"/>
              <w:right w:val="nil"/>
            </w:tcBorders>
            <w:shd w:val="clear" w:color="auto" w:fill="auto"/>
            <w:noWrap/>
            <w:vAlign w:val="bottom"/>
            <w:hideMark/>
          </w:tcPr>
          <w:p w14:paraId="0DB9185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w:t>
            </w:r>
          </w:p>
        </w:tc>
        <w:tc>
          <w:tcPr>
            <w:tcW w:w="690" w:type="dxa"/>
            <w:tcBorders>
              <w:top w:val="nil"/>
              <w:left w:val="nil"/>
              <w:bottom w:val="nil"/>
              <w:right w:val="nil"/>
            </w:tcBorders>
            <w:shd w:val="clear" w:color="auto" w:fill="BFBFBF" w:themeFill="background1" w:themeFillShade="BF"/>
            <w:noWrap/>
            <w:vAlign w:val="bottom"/>
            <w:hideMark/>
          </w:tcPr>
          <w:p w14:paraId="10E7F98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718" w:type="dxa"/>
            <w:tcBorders>
              <w:top w:val="nil"/>
              <w:left w:val="nil"/>
              <w:bottom w:val="nil"/>
              <w:right w:val="nil"/>
            </w:tcBorders>
            <w:shd w:val="clear" w:color="auto" w:fill="D9D9D9" w:themeFill="background1" w:themeFillShade="D9"/>
            <w:noWrap/>
            <w:vAlign w:val="bottom"/>
            <w:hideMark/>
          </w:tcPr>
          <w:p w14:paraId="2E5D93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nil"/>
              <w:right w:val="nil"/>
            </w:tcBorders>
            <w:shd w:val="clear" w:color="auto" w:fill="D9D9D9" w:themeFill="background1" w:themeFillShade="D9"/>
            <w:noWrap/>
            <w:vAlign w:val="bottom"/>
            <w:hideMark/>
          </w:tcPr>
          <w:p w14:paraId="56F64A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nil"/>
              <w:right w:val="nil"/>
            </w:tcBorders>
            <w:shd w:val="clear" w:color="auto" w:fill="BFBFBF" w:themeFill="background1" w:themeFillShade="BF"/>
            <w:noWrap/>
            <w:vAlign w:val="bottom"/>
            <w:hideMark/>
          </w:tcPr>
          <w:p w14:paraId="4183D38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nil"/>
              <w:right w:val="nil"/>
            </w:tcBorders>
            <w:shd w:val="clear" w:color="auto" w:fill="BFBFBF" w:themeFill="background1" w:themeFillShade="BF"/>
            <w:noWrap/>
            <w:vAlign w:val="bottom"/>
            <w:hideMark/>
          </w:tcPr>
          <w:p w14:paraId="7955BC3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bottom w:val="nil"/>
              <w:right w:val="nil"/>
            </w:tcBorders>
            <w:shd w:val="clear" w:color="auto" w:fill="D9D9D9" w:themeFill="background1" w:themeFillShade="D9"/>
            <w:noWrap/>
            <w:vAlign w:val="bottom"/>
            <w:hideMark/>
          </w:tcPr>
          <w:p w14:paraId="6922D80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BFBFBF" w:themeFill="background1" w:themeFillShade="BF"/>
            <w:noWrap/>
            <w:vAlign w:val="bottom"/>
            <w:hideMark/>
          </w:tcPr>
          <w:p w14:paraId="78C6988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nil"/>
              <w:right w:val="nil"/>
            </w:tcBorders>
            <w:shd w:val="clear" w:color="auto" w:fill="D9D9D9" w:themeFill="background1" w:themeFillShade="D9"/>
            <w:noWrap/>
            <w:vAlign w:val="bottom"/>
            <w:hideMark/>
          </w:tcPr>
          <w:p w14:paraId="75D642E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30" w:type="dxa"/>
            <w:tcBorders>
              <w:top w:val="nil"/>
              <w:left w:val="nil"/>
              <w:bottom w:val="nil"/>
              <w:right w:val="nil"/>
            </w:tcBorders>
            <w:shd w:val="clear" w:color="auto" w:fill="D9D9D9" w:themeFill="background1" w:themeFillShade="D9"/>
            <w:noWrap/>
            <w:vAlign w:val="bottom"/>
            <w:hideMark/>
          </w:tcPr>
          <w:p w14:paraId="37D1FD20"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nil"/>
              <w:right w:val="nil"/>
            </w:tcBorders>
            <w:shd w:val="clear" w:color="auto" w:fill="auto"/>
            <w:noWrap/>
            <w:vAlign w:val="bottom"/>
            <w:hideMark/>
          </w:tcPr>
          <w:p w14:paraId="0DE880AE" w14:textId="457171BD"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9</w:t>
            </w:r>
          </w:p>
        </w:tc>
        <w:tc>
          <w:tcPr>
            <w:tcW w:w="506" w:type="dxa"/>
            <w:tcBorders>
              <w:top w:val="nil"/>
              <w:left w:val="nil"/>
              <w:bottom w:val="nil"/>
              <w:right w:val="nil"/>
            </w:tcBorders>
            <w:vAlign w:val="bottom"/>
          </w:tcPr>
          <w:p w14:paraId="27A32390" w14:textId="29B1857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528" w:type="dxa"/>
            <w:tcBorders>
              <w:top w:val="nil"/>
              <w:left w:val="nil"/>
              <w:bottom w:val="nil"/>
              <w:right w:val="nil"/>
            </w:tcBorders>
            <w:vAlign w:val="bottom"/>
          </w:tcPr>
          <w:p w14:paraId="110B9B85" w14:textId="1A5A142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498" w:type="dxa"/>
            <w:tcBorders>
              <w:top w:val="nil"/>
              <w:left w:val="nil"/>
              <w:bottom w:val="nil"/>
              <w:right w:val="nil"/>
            </w:tcBorders>
            <w:vAlign w:val="bottom"/>
          </w:tcPr>
          <w:p w14:paraId="69199088" w14:textId="0CC3E18E"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w:t>
            </w:r>
          </w:p>
        </w:tc>
        <w:tc>
          <w:tcPr>
            <w:tcW w:w="542" w:type="dxa"/>
            <w:tcBorders>
              <w:top w:val="nil"/>
              <w:left w:val="nil"/>
              <w:bottom w:val="nil"/>
              <w:right w:val="single" w:sz="4" w:space="0" w:color="auto"/>
            </w:tcBorders>
            <w:shd w:val="clear" w:color="auto" w:fill="auto"/>
            <w:noWrap/>
            <w:vAlign w:val="bottom"/>
            <w:hideMark/>
          </w:tcPr>
          <w:p w14:paraId="2B9D54B3" w14:textId="660AE88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37</w:t>
            </w:r>
          </w:p>
        </w:tc>
        <w:tc>
          <w:tcPr>
            <w:tcW w:w="831" w:type="dxa"/>
            <w:tcBorders>
              <w:top w:val="nil"/>
              <w:left w:val="single" w:sz="4" w:space="0" w:color="auto"/>
              <w:bottom w:val="nil"/>
              <w:right w:val="nil"/>
            </w:tcBorders>
            <w:vAlign w:val="bottom"/>
          </w:tcPr>
          <w:p w14:paraId="1D46C2A1" w14:textId="0CD6E0D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2.18</w:t>
            </w:r>
          </w:p>
        </w:tc>
        <w:tc>
          <w:tcPr>
            <w:tcW w:w="830" w:type="dxa"/>
            <w:tcBorders>
              <w:top w:val="nil"/>
              <w:left w:val="nil"/>
              <w:bottom w:val="nil"/>
              <w:right w:val="single" w:sz="4" w:space="0" w:color="auto"/>
            </w:tcBorders>
            <w:vAlign w:val="bottom"/>
          </w:tcPr>
          <w:p w14:paraId="1D821B72" w14:textId="10B7A15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3.05</w:t>
            </w:r>
          </w:p>
        </w:tc>
        <w:tc>
          <w:tcPr>
            <w:tcW w:w="833" w:type="dxa"/>
            <w:tcBorders>
              <w:top w:val="nil"/>
              <w:left w:val="single" w:sz="4" w:space="0" w:color="auto"/>
              <w:bottom w:val="nil"/>
              <w:right w:val="nil"/>
            </w:tcBorders>
            <w:vAlign w:val="bottom"/>
          </w:tcPr>
          <w:p w14:paraId="5E725CDF" w14:textId="29B31113"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0.97</w:t>
            </w:r>
          </w:p>
        </w:tc>
        <w:tc>
          <w:tcPr>
            <w:tcW w:w="803" w:type="dxa"/>
            <w:tcBorders>
              <w:top w:val="nil"/>
              <w:left w:val="nil"/>
              <w:bottom w:val="nil"/>
              <w:right w:val="nil"/>
            </w:tcBorders>
            <w:vAlign w:val="bottom"/>
          </w:tcPr>
          <w:p w14:paraId="117CABD2" w14:textId="6490CC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3.45</w:t>
            </w:r>
          </w:p>
        </w:tc>
        <w:tc>
          <w:tcPr>
            <w:tcW w:w="832" w:type="dxa"/>
            <w:tcBorders>
              <w:top w:val="nil"/>
              <w:left w:val="nil"/>
              <w:bottom w:val="nil"/>
              <w:right w:val="single" w:sz="4" w:space="0" w:color="auto"/>
            </w:tcBorders>
            <w:vAlign w:val="bottom"/>
          </w:tcPr>
          <w:p w14:paraId="1B618A3A" w14:textId="3A55CCBF"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35.99</w:t>
            </w:r>
          </w:p>
        </w:tc>
      </w:tr>
      <w:tr w:rsidR="00132982" w:rsidRPr="00674A16" w14:paraId="71E66E8A" w14:textId="08008EA4" w:rsidTr="00674A16">
        <w:tc>
          <w:tcPr>
            <w:tcW w:w="966" w:type="dxa"/>
            <w:tcBorders>
              <w:top w:val="nil"/>
              <w:left w:val="nil"/>
              <w:right w:val="nil"/>
            </w:tcBorders>
            <w:shd w:val="clear" w:color="auto" w:fill="auto"/>
            <w:noWrap/>
            <w:vAlign w:val="center"/>
            <w:hideMark/>
          </w:tcPr>
          <w:p w14:paraId="6C40569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61908</w:t>
            </w:r>
          </w:p>
        </w:tc>
        <w:tc>
          <w:tcPr>
            <w:tcW w:w="484" w:type="dxa"/>
            <w:tcBorders>
              <w:top w:val="nil"/>
              <w:left w:val="nil"/>
              <w:right w:val="nil"/>
            </w:tcBorders>
          </w:tcPr>
          <w:p w14:paraId="7B47B2F4"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145</w:t>
            </w:r>
          </w:p>
        </w:tc>
        <w:tc>
          <w:tcPr>
            <w:tcW w:w="570" w:type="dxa"/>
            <w:tcBorders>
              <w:top w:val="nil"/>
              <w:left w:val="nil"/>
              <w:right w:val="single" w:sz="4" w:space="0" w:color="auto"/>
            </w:tcBorders>
            <w:vAlign w:val="bottom"/>
          </w:tcPr>
          <w:p w14:paraId="08A92677"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25.2</w:t>
            </w:r>
          </w:p>
        </w:tc>
        <w:tc>
          <w:tcPr>
            <w:tcW w:w="466" w:type="dxa"/>
            <w:tcBorders>
              <w:top w:val="nil"/>
              <w:left w:val="single" w:sz="4" w:space="0" w:color="auto"/>
              <w:right w:val="nil"/>
            </w:tcBorders>
            <w:shd w:val="clear" w:color="auto" w:fill="auto"/>
            <w:noWrap/>
            <w:vAlign w:val="bottom"/>
            <w:hideMark/>
          </w:tcPr>
          <w:p w14:paraId="5C356564"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30" w:type="dxa"/>
            <w:tcBorders>
              <w:top w:val="nil"/>
              <w:left w:val="nil"/>
              <w:right w:val="nil"/>
            </w:tcBorders>
            <w:shd w:val="clear" w:color="auto" w:fill="auto"/>
            <w:noWrap/>
            <w:vAlign w:val="bottom"/>
            <w:hideMark/>
          </w:tcPr>
          <w:p w14:paraId="077F9615"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690" w:type="dxa"/>
            <w:tcBorders>
              <w:top w:val="nil"/>
              <w:left w:val="nil"/>
              <w:right w:val="nil"/>
            </w:tcBorders>
            <w:shd w:val="clear" w:color="auto" w:fill="BFBFBF" w:themeFill="background1" w:themeFillShade="BF"/>
            <w:noWrap/>
            <w:vAlign w:val="bottom"/>
            <w:hideMark/>
          </w:tcPr>
          <w:p w14:paraId="44AD548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718" w:type="dxa"/>
            <w:tcBorders>
              <w:top w:val="nil"/>
              <w:left w:val="nil"/>
              <w:right w:val="nil"/>
            </w:tcBorders>
            <w:shd w:val="clear" w:color="auto" w:fill="D9D9D9" w:themeFill="background1" w:themeFillShade="D9"/>
            <w:noWrap/>
            <w:vAlign w:val="bottom"/>
            <w:hideMark/>
          </w:tcPr>
          <w:p w14:paraId="4891BCE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right w:val="nil"/>
            </w:tcBorders>
            <w:shd w:val="clear" w:color="auto" w:fill="D9D9D9" w:themeFill="background1" w:themeFillShade="D9"/>
            <w:noWrap/>
            <w:vAlign w:val="bottom"/>
            <w:hideMark/>
          </w:tcPr>
          <w:p w14:paraId="1A07CFCB"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6</w:t>
            </w:r>
          </w:p>
        </w:tc>
        <w:tc>
          <w:tcPr>
            <w:tcW w:w="730" w:type="dxa"/>
            <w:tcBorders>
              <w:top w:val="nil"/>
              <w:left w:val="nil"/>
              <w:right w:val="nil"/>
            </w:tcBorders>
            <w:shd w:val="clear" w:color="auto" w:fill="BFBFBF" w:themeFill="background1" w:themeFillShade="BF"/>
            <w:noWrap/>
            <w:vAlign w:val="bottom"/>
            <w:hideMark/>
          </w:tcPr>
          <w:p w14:paraId="38BB60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right w:val="nil"/>
            </w:tcBorders>
            <w:shd w:val="clear" w:color="auto" w:fill="BFBFBF" w:themeFill="background1" w:themeFillShade="BF"/>
            <w:noWrap/>
            <w:vAlign w:val="bottom"/>
            <w:hideMark/>
          </w:tcPr>
          <w:p w14:paraId="0767AE33"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624" w:type="dxa"/>
            <w:tcBorders>
              <w:top w:val="nil"/>
              <w:left w:val="nil"/>
              <w:right w:val="nil"/>
            </w:tcBorders>
            <w:shd w:val="clear" w:color="auto" w:fill="D9D9D9" w:themeFill="background1" w:themeFillShade="D9"/>
            <w:noWrap/>
            <w:vAlign w:val="bottom"/>
            <w:hideMark/>
          </w:tcPr>
          <w:p w14:paraId="2F928A2F"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97" w:type="dxa"/>
            <w:tcBorders>
              <w:top w:val="nil"/>
              <w:left w:val="nil"/>
              <w:right w:val="nil"/>
            </w:tcBorders>
            <w:shd w:val="clear" w:color="auto" w:fill="BFBFBF" w:themeFill="background1" w:themeFillShade="BF"/>
            <w:noWrap/>
            <w:vAlign w:val="bottom"/>
            <w:hideMark/>
          </w:tcPr>
          <w:p w14:paraId="23CBF4A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97" w:type="dxa"/>
            <w:tcBorders>
              <w:top w:val="nil"/>
              <w:left w:val="nil"/>
              <w:right w:val="nil"/>
            </w:tcBorders>
            <w:shd w:val="clear" w:color="auto" w:fill="D9D9D9" w:themeFill="background1" w:themeFillShade="D9"/>
            <w:noWrap/>
            <w:vAlign w:val="bottom"/>
            <w:hideMark/>
          </w:tcPr>
          <w:p w14:paraId="6274B03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30" w:type="dxa"/>
            <w:tcBorders>
              <w:top w:val="nil"/>
              <w:left w:val="nil"/>
              <w:right w:val="nil"/>
            </w:tcBorders>
            <w:shd w:val="clear" w:color="auto" w:fill="D9D9D9" w:themeFill="background1" w:themeFillShade="D9"/>
            <w:noWrap/>
            <w:vAlign w:val="bottom"/>
            <w:hideMark/>
          </w:tcPr>
          <w:p w14:paraId="3199C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52" w:type="dxa"/>
            <w:tcBorders>
              <w:top w:val="nil"/>
              <w:left w:val="nil"/>
              <w:right w:val="nil"/>
            </w:tcBorders>
            <w:shd w:val="clear" w:color="auto" w:fill="auto"/>
            <w:noWrap/>
            <w:vAlign w:val="bottom"/>
            <w:hideMark/>
          </w:tcPr>
          <w:p w14:paraId="74B1BCB1" w14:textId="04B7424C"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735</w:t>
            </w:r>
          </w:p>
        </w:tc>
        <w:tc>
          <w:tcPr>
            <w:tcW w:w="506" w:type="dxa"/>
            <w:tcBorders>
              <w:top w:val="nil"/>
              <w:left w:val="nil"/>
              <w:right w:val="nil"/>
            </w:tcBorders>
            <w:vAlign w:val="bottom"/>
          </w:tcPr>
          <w:p w14:paraId="3B442F7A" w14:textId="44054898"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w:t>
            </w:r>
          </w:p>
        </w:tc>
        <w:tc>
          <w:tcPr>
            <w:tcW w:w="528" w:type="dxa"/>
            <w:tcBorders>
              <w:top w:val="nil"/>
              <w:left w:val="nil"/>
              <w:right w:val="nil"/>
            </w:tcBorders>
            <w:vAlign w:val="bottom"/>
          </w:tcPr>
          <w:p w14:paraId="6A09844A" w14:textId="19BED36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w:t>
            </w:r>
          </w:p>
        </w:tc>
        <w:tc>
          <w:tcPr>
            <w:tcW w:w="498" w:type="dxa"/>
            <w:tcBorders>
              <w:top w:val="nil"/>
              <w:left w:val="nil"/>
              <w:right w:val="nil"/>
            </w:tcBorders>
            <w:vAlign w:val="bottom"/>
          </w:tcPr>
          <w:p w14:paraId="3BCDC4B8" w14:textId="48C0C44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w:t>
            </w:r>
          </w:p>
        </w:tc>
        <w:tc>
          <w:tcPr>
            <w:tcW w:w="542" w:type="dxa"/>
            <w:tcBorders>
              <w:top w:val="nil"/>
              <w:left w:val="nil"/>
              <w:right w:val="single" w:sz="4" w:space="0" w:color="auto"/>
            </w:tcBorders>
            <w:shd w:val="clear" w:color="auto" w:fill="auto"/>
            <w:noWrap/>
            <w:vAlign w:val="bottom"/>
            <w:hideMark/>
          </w:tcPr>
          <w:p w14:paraId="61A0D3B3" w14:textId="4090C76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802</w:t>
            </w:r>
          </w:p>
        </w:tc>
        <w:tc>
          <w:tcPr>
            <w:tcW w:w="831" w:type="dxa"/>
            <w:tcBorders>
              <w:top w:val="nil"/>
              <w:left w:val="single" w:sz="4" w:space="0" w:color="auto"/>
              <w:right w:val="nil"/>
            </w:tcBorders>
            <w:vAlign w:val="bottom"/>
          </w:tcPr>
          <w:p w14:paraId="65D2D69F" w14:textId="2A7CDB25"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1.42</w:t>
            </w:r>
          </w:p>
        </w:tc>
        <w:tc>
          <w:tcPr>
            <w:tcW w:w="830" w:type="dxa"/>
            <w:tcBorders>
              <w:top w:val="nil"/>
              <w:left w:val="nil"/>
              <w:right w:val="single" w:sz="4" w:space="0" w:color="auto"/>
            </w:tcBorders>
            <w:vAlign w:val="bottom"/>
          </w:tcPr>
          <w:p w14:paraId="2A994965" w14:textId="19FD213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2.56</w:t>
            </w:r>
          </w:p>
        </w:tc>
        <w:tc>
          <w:tcPr>
            <w:tcW w:w="833" w:type="dxa"/>
            <w:tcBorders>
              <w:top w:val="nil"/>
              <w:left w:val="single" w:sz="4" w:space="0" w:color="auto"/>
              <w:right w:val="nil"/>
            </w:tcBorders>
            <w:vAlign w:val="bottom"/>
          </w:tcPr>
          <w:p w14:paraId="14BBB67F" w14:textId="7763C2C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1.64</w:t>
            </w:r>
          </w:p>
        </w:tc>
        <w:tc>
          <w:tcPr>
            <w:tcW w:w="803" w:type="dxa"/>
            <w:tcBorders>
              <w:top w:val="nil"/>
              <w:left w:val="nil"/>
              <w:right w:val="nil"/>
            </w:tcBorders>
            <w:vAlign w:val="bottom"/>
          </w:tcPr>
          <w:p w14:paraId="6598F1C4" w14:textId="75144524"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4.04</w:t>
            </w:r>
          </w:p>
        </w:tc>
        <w:tc>
          <w:tcPr>
            <w:tcW w:w="832" w:type="dxa"/>
            <w:tcBorders>
              <w:top w:val="nil"/>
              <w:left w:val="nil"/>
              <w:right w:val="single" w:sz="4" w:space="0" w:color="auto"/>
            </w:tcBorders>
            <w:vAlign w:val="bottom"/>
          </w:tcPr>
          <w:p w14:paraId="186CEC91" w14:textId="09BC640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32.32</w:t>
            </w:r>
          </w:p>
        </w:tc>
      </w:tr>
      <w:tr w:rsidR="00132982" w:rsidRPr="00674A16" w14:paraId="2DD8E964" w14:textId="25BC38FD" w:rsidTr="00674A16">
        <w:tc>
          <w:tcPr>
            <w:tcW w:w="966" w:type="dxa"/>
            <w:tcBorders>
              <w:top w:val="nil"/>
              <w:left w:val="nil"/>
              <w:bottom w:val="single" w:sz="4" w:space="0" w:color="auto"/>
              <w:right w:val="nil"/>
            </w:tcBorders>
            <w:shd w:val="clear" w:color="auto" w:fill="auto"/>
            <w:noWrap/>
            <w:vAlign w:val="center"/>
            <w:hideMark/>
          </w:tcPr>
          <w:p w14:paraId="302B8F4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61909</w:t>
            </w:r>
          </w:p>
        </w:tc>
        <w:tc>
          <w:tcPr>
            <w:tcW w:w="484" w:type="dxa"/>
            <w:tcBorders>
              <w:top w:val="nil"/>
              <w:left w:val="nil"/>
              <w:bottom w:val="single" w:sz="4" w:space="0" w:color="auto"/>
              <w:right w:val="nil"/>
            </w:tcBorders>
          </w:tcPr>
          <w:p w14:paraId="12248D68"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sz w:val="12"/>
                <w:szCs w:val="12"/>
              </w:rPr>
              <w:t>152</w:t>
            </w:r>
          </w:p>
        </w:tc>
        <w:tc>
          <w:tcPr>
            <w:tcW w:w="570" w:type="dxa"/>
            <w:tcBorders>
              <w:top w:val="nil"/>
              <w:left w:val="nil"/>
              <w:bottom w:val="single" w:sz="4" w:space="0" w:color="auto"/>
              <w:right w:val="single" w:sz="4" w:space="0" w:color="auto"/>
            </w:tcBorders>
            <w:vAlign w:val="bottom"/>
          </w:tcPr>
          <w:p w14:paraId="1F5196DD" w14:textId="77777777"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31.5</w:t>
            </w:r>
          </w:p>
        </w:tc>
        <w:tc>
          <w:tcPr>
            <w:tcW w:w="466" w:type="dxa"/>
            <w:tcBorders>
              <w:top w:val="nil"/>
              <w:left w:val="single" w:sz="4" w:space="0" w:color="auto"/>
              <w:bottom w:val="single" w:sz="4" w:space="0" w:color="auto"/>
              <w:right w:val="nil"/>
            </w:tcBorders>
            <w:shd w:val="clear" w:color="auto" w:fill="auto"/>
            <w:noWrap/>
            <w:vAlign w:val="bottom"/>
            <w:hideMark/>
          </w:tcPr>
          <w:p w14:paraId="18156C16"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30" w:type="dxa"/>
            <w:tcBorders>
              <w:top w:val="nil"/>
              <w:left w:val="nil"/>
              <w:bottom w:val="single" w:sz="4" w:space="0" w:color="auto"/>
              <w:right w:val="nil"/>
            </w:tcBorders>
            <w:shd w:val="clear" w:color="auto" w:fill="auto"/>
            <w:noWrap/>
            <w:vAlign w:val="bottom"/>
            <w:hideMark/>
          </w:tcPr>
          <w:p w14:paraId="08E04CA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690" w:type="dxa"/>
            <w:tcBorders>
              <w:top w:val="nil"/>
              <w:left w:val="nil"/>
              <w:bottom w:val="single" w:sz="4" w:space="0" w:color="auto"/>
              <w:right w:val="nil"/>
            </w:tcBorders>
            <w:shd w:val="clear" w:color="auto" w:fill="BFBFBF" w:themeFill="background1" w:themeFillShade="BF"/>
            <w:noWrap/>
            <w:vAlign w:val="bottom"/>
            <w:hideMark/>
          </w:tcPr>
          <w:p w14:paraId="1FE87EA7"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18" w:type="dxa"/>
            <w:tcBorders>
              <w:top w:val="nil"/>
              <w:left w:val="nil"/>
              <w:bottom w:val="single" w:sz="4" w:space="0" w:color="auto"/>
              <w:right w:val="nil"/>
            </w:tcBorders>
            <w:shd w:val="clear" w:color="auto" w:fill="D9D9D9" w:themeFill="background1" w:themeFillShade="D9"/>
            <w:noWrap/>
            <w:vAlign w:val="bottom"/>
            <w:hideMark/>
          </w:tcPr>
          <w:p w14:paraId="354F8F0E"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single" w:sz="4" w:space="0" w:color="auto"/>
              <w:right w:val="nil"/>
            </w:tcBorders>
            <w:shd w:val="clear" w:color="auto" w:fill="D9D9D9" w:themeFill="background1" w:themeFillShade="D9"/>
            <w:noWrap/>
            <w:vAlign w:val="bottom"/>
            <w:hideMark/>
          </w:tcPr>
          <w:p w14:paraId="482FE361"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730" w:type="dxa"/>
            <w:tcBorders>
              <w:top w:val="nil"/>
              <w:left w:val="nil"/>
              <w:bottom w:val="single" w:sz="4" w:space="0" w:color="auto"/>
              <w:right w:val="nil"/>
            </w:tcBorders>
            <w:shd w:val="clear" w:color="auto" w:fill="BFBFBF" w:themeFill="background1" w:themeFillShade="BF"/>
            <w:noWrap/>
            <w:vAlign w:val="bottom"/>
            <w:hideMark/>
          </w:tcPr>
          <w:p w14:paraId="7032CB2A"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470" w:type="dxa"/>
            <w:tcBorders>
              <w:top w:val="nil"/>
              <w:left w:val="nil"/>
              <w:bottom w:val="single" w:sz="4" w:space="0" w:color="auto"/>
              <w:right w:val="nil"/>
            </w:tcBorders>
            <w:shd w:val="clear" w:color="auto" w:fill="BFBFBF" w:themeFill="background1" w:themeFillShade="BF"/>
            <w:noWrap/>
            <w:vAlign w:val="bottom"/>
            <w:hideMark/>
          </w:tcPr>
          <w:p w14:paraId="67A8FCAC"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624" w:type="dxa"/>
            <w:tcBorders>
              <w:top w:val="nil"/>
              <w:left w:val="nil"/>
              <w:bottom w:val="single" w:sz="4" w:space="0" w:color="auto"/>
              <w:right w:val="nil"/>
            </w:tcBorders>
            <w:shd w:val="clear" w:color="auto" w:fill="D9D9D9" w:themeFill="background1" w:themeFillShade="D9"/>
            <w:noWrap/>
            <w:vAlign w:val="bottom"/>
            <w:hideMark/>
          </w:tcPr>
          <w:p w14:paraId="58F23A69"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single" w:sz="4" w:space="0" w:color="auto"/>
              <w:right w:val="nil"/>
            </w:tcBorders>
            <w:shd w:val="clear" w:color="auto" w:fill="BFBFBF" w:themeFill="background1" w:themeFillShade="BF"/>
            <w:noWrap/>
            <w:vAlign w:val="bottom"/>
            <w:hideMark/>
          </w:tcPr>
          <w:p w14:paraId="5FB7A582"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97" w:type="dxa"/>
            <w:tcBorders>
              <w:top w:val="nil"/>
              <w:left w:val="nil"/>
              <w:bottom w:val="single" w:sz="4" w:space="0" w:color="auto"/>
              <w:right w:val="nil"/>
            </w:tcBorders>
            <w:shd w:val="clear" w:color="auto" w:fill="D9D9D9" w:themeFill="background1" w:themeFillShade="D9"/>
            <w:noWrap/>
            <w:vAlign w:val="bottom"/>
            <w:hideMark/>
          </w:tcPr>
          <w:p w14:paraId="2355647D"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1</w:t>
            </w:r>
          </w:p>
        </w:tc>
        <w:tc>
          <w:tcPr>
            <w:tcW w:w="530" w:type="dxa"/>
            <w:tcBorders>
              <w:top w:val="nil"/>
              <w:left w:val="nil"/>
              <w:bottom w:val="single" w:sz="4" w:space="0" w:color="auto"/>
              <w:right w:val="nil"/>
            </w:tcBorders>
            <w:shd w:val="clear" w:color="auto" w:fill="D9D9D9" w:themeFill="background1" w:themeFillShade="D9"/>
            <w:noWrap/>
            <w:vAlign w:val="bottom"/>
            <w:hideMark/>
          </w:tcPr>
          <w:p w14:paraId="1DFCD758" w14:textId="77777777"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52" w:type="dxa"/>
            <w:tcBorders>
              <w:top w:val="nil"/>
              <w:left w:val="nil"/>
              <w:bottom w:val="single" w:sz="4" w:space="0" w:color="auto"/>
              <w:right w:val="nil"/>
            </w:tcBorders>
            <w:shd w:val="clear" w:color="auto" w:fill="auto"/>
            <w:noWrap/>
            <w:vAlign w:val="bottom"/>
            <w:hideMark/>
          </w:tcPr>
          <w:p w14:paraId="07DE0CD6" w14:textId="167B1CE1"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411</w:t>
            </w:r>
          </w:p>
        </w:tc>
        <w:tc>
          <w:tcPr>
            <w:tcW w:w="506" w:type="dxa"/>
            <w:tcBorders>
              <w:top w:val="nil"/>
              <w:left w:val="nil"/>
              <w:bottom w:val="single" w:sz="4" w:space="0" w:color="auto"/>
              <w:right w:val="nil"/>
            </w:tcBorders>
            <w:vAlign w:val="bottom"/>
          </w:tcPr>
          <w:p w14:paraId="02FDEAD7" w14:textId="4CF52CFB"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w:t>
            </w:r>
          </w:p>
        </w:tc>
        <w:tc>
          <w:tcPr>
            <w:tcW w:w="528" w:type="dxa"/>
            <w:tcBorders>
              <w:top w:val="nil"/>
              <w:left w:val="nil"/>
              <w:bottom w:val="single" w:sz="4" w:space="0" w:color="auto"/>
              <w:right w:val="nil"/>
            </w:tcBorders>
            <w:vAlign w:val="bottom"/>
          </w:tcPr>
          <w:p w14:paraId="492A280B" w14:textId="74CB70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28</w:t>
            </w:r>
          </w:p>
        </w:tc>
        <w:tc>
          <w:tcPr>
            <w:tcW w:w="498" w:type="dxa"/>
            <w:tcBorders>
              <w:top w:val="nil"/>
              <w:left w:val="nil"/>
              <w:bottom w:val="single" w:sz="4" w:space="0" w:color="auto"/>
              <w:right w:val="nil"/>
            </w:tcBorders>
            <w:vAlign w:val="bottom"/>
          </w:tcPr>
          <w:p w14:paraId="1352090D" w14:textId="3B958406"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w:t>
            </w:r>
          </w:p>
        </w:tc>
        <w:tc>
          <w:tcPr>
            <w:tcW w:w="542" w:type="dxa"/>
            <w:tcBorders>
              <w:top w:val="nil"/>
              <w:left w:val="nil"/>
              <w:bottom w:val="single" w:sz="4" w:space="0" w:color="auto"/>
              <w:right w:val="single" w:sz="4" w:space="0" w:color="auto"/>
            </w:tcBorders>
            <w:shd w:val="clear" w:color="auto" w:fill="auto"/>
            <w:noWrap/>
            <w:vAlign w:val="bottom"/>
            <w:hideMark/>
          </w:tcPr>
          <w:p w14:paraId="6C9F1441" w14:textId="1F4131B3" w:rsidR="003E471C" w:rsidRPr="00674A16" w:rsidRDefault="003E471C" w:rsidP="003E471C">
            <w:pPr>
              <w:spacing w:after="0" w:line="240" w:lineRule="auto"/>
              <w:jc w:val="center"/>
              <w:rPr>
                <w:rFonts w:ascii="Times New Roman" w:eastAsia="Times New Roman" w:hAnsi="Times New Roman" w:cs="Times New Roman"/>
                <w:color w:val="000000"/>
                <w:sz w:val="12"/>
                <w:szCs w:val="12"/>
              </w:rPr>
            </w:pPr>
            <w:r w:rsidRPr="00674A16">
              <w:rPr>
                <w:rFonts w:ascii="Times New Roman" w:hAnsi="Times New Roman" w:cs="Times New Roman"/>
                <w:color w:val="000000"/>
                <w:sz w:val="12"/>
                <w:szCs w:val="12"/>
              </w:rPr>
              <w:t>451</w:t>
            </w:r>
          </w:p>
        </w:tc>
        <w:tc>
          <w:tcPr>
            <w:tcW w:w="831" w:type="dxa"/>
            <w:tcBorders>
              <w:top w:val="nil"/>
              <w:left w:val="single" w:sz="4" w:space="0" w:color="auto"/>
              <w:bottom w:val="single" w:sz="4" w:space="0" w:color="auto"/>
              <w:right w:val="nil"/>
            </w:tcBorders>
          </w:tcPr>
          <w:p w14:paraId="43E01098" w14:textId="67BEDE4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830" w:type="dxa"/>
            <w:tcBorders>
              <w:top w:val="nil"/>
              <w:left w:val="nil"/>
              <w:bottom w:val="single" w:sz="4" w:space="0" w:color="auto"/>
              <w:right w:val="single" w:sz="4" w:space="0" w:color="auto"/>
            </w:tcBorders>
            <w:vAlign w:val="bottom"/>
          </w:tcPr>
          <w:p w14:paraId="07640681" w14:textId="73CFE4D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3.72</w:t>
            </w:r>
          </w:p>
        </w:tc>
        <w:tc>
          <w:tcPr>
            <w:tcW w:w="833" w:type="dxa"/>
            <w:tcBorders>
              <w:top w:val="nil"/>
              <w:left w:val="single" w:sz="4" w:space="0" w:color="auto"/>
              <w:bottom w:val="single" w:sz="4" w:space="0" w:color="auto"/>
              <w:right w:val="nil"/>
            </w:tcBorders>
            <w:vAlign w:val="bottom"/>
          </w:tcPr>
          <w:p w14:paraId="548032F0" w14:textId="6FC40AFC"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1.84</w:t>
            </w:r>
          </w:p>
        </w:tc>
        <w:tc>
          <w:tcPr>
            <w:tcW w:w="803" w:type="dxa"/>
            <w:tcBorders>
              <w:top w:val="nil"/>
              <w:left w:val="nil"/>
              <w:bottom w:val="single" w:sz="4" w:space="0" w:color="auto"/>
              <w:right w:val="nil"/>
            </w:tcBorders>
            <w:vAlign w:val="bottom"/>
          </w:tcPr>
          <w:p w14:paraId="3EB1C514" w14:textId="7730B00D"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7.04</w:t>
            </w:r>
          </w:p>
        </w:tc>
        <w:tc>
          <w:tcPr>
            <w:tcW w:w="832" w:type="dxa"/>
            <w:tcBorders>
              <w:top w:val="nil"/>
              <w:left w:val="nil"/>
              <w:bottom w:val="single" w:sz="4" w:space="0" w:color="auto"/>
              <w:right w:val="single" w:sz="4" w:space="0" w:color="auto"/>
            </w:tcBorders>
            <w:vAlign w:val="bottom"/>
          </w:tcPr>
          <w:p w14:paraId="40E3123C" w14:textId="7AD4BC89" w:rsidR="003E471C" w:rsidRPr="00674A16" w:rsidRDefault="003E471C" w:rsidP="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36.50</w:t>
            </w:r>
          </w:p>
        </w:tc>
      </w:tr>
      <w:tr w:rsidR="00132982" w:rsidRPr="00674A16" w14:paraId="3E531BDE" w14:textId="623F56D8" w:rsidTr="00674A16">
        <w:tc>
          <w:tcPr>
            <w:tcW w:w="966" w:type="dxa"/>
            <w:tcBorders>
              <w:top w:val="single" w:sz="4" w:space="0" w:color="auto"/>
              <w:left w:val="nil"/>
              <w:bottom w:val="nil"/>
              <w:right w:val="nil"/>
            </w:tcBorders>
            <w:shd w:val="clear" w:color="auto" w:fill="auto"/>
            <w:noWrap/>
            <w:vAlign w:val="center"/>
          </w:tcPr>
          <w:p w14:paraId="757E6AD4" w14:textId="0C1D9A79" w:rsidR="001E75DF" w:rsidRPr="00674A16" w:rsidRDefault="001E75DF">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Avg detection/travel time</w:t>
            </w:r>
          </w:p>
        </w:tc>
        <w:tc>
          <w:tcPr>
            <w:tcW w:w="484" w:type="dxa"/>
            <w:tcBorders>
              <w:top w:val="single" w:sz="4" w:space="0" w:color="auto"/>
              <w:left w:val="nil"/>
              <w:bottom w:val="nil"/>
              <w:right w:val="nil"/>
            </w:tcBorders>
          </w:tcPr>
          <w:p w14:paraId="0DD54E7D"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570" w:type="dxa"/>
            <w:tcBorders>
              <w:top w:val="single" w:sz="4" w:space="0" w:color="auto"/>
              <w:left w:val="nil"/>
              <w:bottom w:val="nil"/>
              <w:right w:val="single" w:sz="4" w:space="0" w:color="auto"/>
            </w:tcBorders>
          </w:tcPr>
          <w:p w14:paraId="4B30D478"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466" w:type="dxa"/>
            <w:tcBorders>
              <w:top w:val="single" w:sz="4" w:space="0" w:color="auto"/>
              <w:left w:val="single" w:sz="4" w:space="0" w:color="auto"/>
              <w:bottom w:val="nil"/>
              <w:right w:val="nil"/>
            </w:tcBorders>
            <w:shd w:val="clear" w:color="auto" w:fill="auto"/>
            <w:noWrap/>
            <w:vAlign w:val="bottom"/>
          </w:tcPr>
          <w:p w14:paraId="2B53EF3D" w14:textId="202DFEE2"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30" w:type="dxa"/>
            <w:tcBorders>
              <w:top w:val="single" w:sz="4" w:space="0" w:color="auto"/>
              <w:left w:val="nil"/>
              <w:bottom w:val="nil"/>
              <w:right w:val="nil"/>
            </w:tcBorders>
            <w:shd w:val="clear" w:color="auto" w:fill="auto"/>
            <w:noWrap/>
            <w:vAlign w:val="bottom"/>
          </w:tcPr>
          <w:p w14:paraId="4E0DC35D" w14:textId="2E707F16"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7.2</w:t>
            </w:r>
          </w:p>
        </w:tc>
        <w:tc>
          <w:tcPr>
            <w:tcW w:w="690" w:type="dxa"/>
            <w:tcBorders>
              <w:top w:val="single" w:sz="4" w:space="0" w:color="auto"/>
              <w:left w:val="nil"/>
              <w:bottom w:val="nil"/>
              <w:right w:val="nil"/>
            </w:tcBorders>
            <w:shd w:val="clear" w:color="auto" w:fill="BFBFBF" w:themeFill="background1" w:themeFillShade="BF"/>
            <w:noWrap/>
            <w:vAlign w:val="bottom"/>
          </w:tcPr>
          <w:p w14:paraId="010C9637" w14:textId="2CC8386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51.6</w:t>
            </w:r>
          </w:p>
        </w:tc>
        <w:tc>
          <w:tcPr>
            <w:tcW w:w="718" w:type="dxa"/>
            <w:tcBorders>
              <w:top w:val="single" w:sz="4" w:space="0" w:color="auto"/>
              <w:left w:val="nil"/>
              <w:bottom w:val="nil"/>
              <w:right w:val="nil"/>
            </w:tcBorders>
            <w:shd w:val="clear" w:color="auto" w:fill="D9D9D9" w:themeFill="background1" w:themeFillShade="D9"/>
            <w:noWrap/>
            <w:vAlign w:val="bottom"/>
          </w:tcPr>
          <w:p w14:paraId="5AEB5DC6" w14:textId="16AD39C9"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w:t>
            </w:r>
          </w:p>
        </w:tc>
        <w:tc>
          <w:tcPr>
            <w:tcW w:w="577" w:type="dxa"/>
            <w:tcBorders>
              <w:top w:val="single" w:sz="4" w:space="0" w:color="auto"/>
              <w:left w:val="nil"/>
              <w:bottom w:val="nil"/>
              <w:right w:val="nil"/>
            </w:tcBorders>
            <w:shd w:val="clear" w:color="auto" w:fill="D9D9D9" w:themeFill="background1" w:themeFillShade="D9"/>
            <w:noWrap/>
            <w:vAlign w:val="bottom"/>
          </w:tcPr>
          <w:p w14:paraId="12794BB3" w14:textId="0E8E91B0"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w:t>
            </w:r>
          </w:p>
        </w:tc>
        <w:tc>
          <w:tcPr>
            <w:tcW w:w="730" w:type="dxa"/>
            <w:tcBorders>
              <w:top w:val="single" w:sz="4" w:space="0" w:color="auto"/>
              <w:left w:val="nil"/>
              <w:bottom w:val="nil"/>
              <w:right w:val="nil"/>
            </w:tcBorders>
            <w:shd w:val="clear" w:color="auto" w:fill="BFBFBF" w:themeFill="background1" w:themeFillShade="BF"/>
            <w:noWrap/>
            <w:vAlign w:val="bottom"/>
          </w:tcPr>
          <w:p w14:paraId="5259DE01" w14:textId="0E77D339"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p>
        </w:tc>
        <w:tc>
          <w:tcPr>
            <w:tcW w:w="470" w:type="dxa"/>
            <w:tcBorders>
              <w:top w:val="single" w:sz="4" w:space="0" w:color="auto"/>
              <w:left w:val="nil"/>
              <w:bottom w:val="nil"/>
              <w:right w:val="nil"/>
            </w:tcBorders>
            <w:shd w:val="clear" w:color="auto" w:fill="BFBFBF" w:themeFill="background1" w:themeFillShade="BF"/>
            <w:noWrap/>
            <w:vAlign w:val="bottom"/>
          </w:tcPr>
          <w:p w14:paraId="5CA6AD3E" w14:textId="2025D2D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624" w:type="dxa"/>
            <w:tcBorders>
              <w:top w:val="single" w:sz="4" w:space="0" w:color="auto"/>
              <w:left w:val="nil"/>
              <w:bottom w:val="nil"/>
              <w:right w:val="nil"/>
            </w:tcBorders>
            <w:shd w:val="clear" w:color="auto" w:fill="D9D9D9" w:themeFill="background1" w:themeFillShade="D9"/>
            <w:noWrap/>
            <w:vAlign w:val="bottom"/>
          </w:tcPr>
          <w:p w14:paraId="01511E69" w14:textId="52403D53"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26.1</w:t>
            </w:r>
          </w:p>
        </w:tc>
        <w:tc>
          <w:tcPr>
            <w:tcW w:w="597" w:type="dxa"/>
            <w:tcBorders>
              <w:top w:val="single" w:sz="4" w:space="0" w:color="auto"/>
              <w:left w:val="nil"/>
              <w:bottom w:val="nil"/>
              <w:right w:val="nil"/>
            </w:tcBorders>
            <w:shd w:val="clear" w:color="auto" w:fill="BFBFBF" w:themeFill="background1" w:themeFillShade="BF"/>
            <w:noWrap/>
            <w:vAlign w:val="bottom"/>
          </w:tcPr>
          <w:p w14:paraId="2008516D" w14:textId="3CAA425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1.4</w:t>
            </w:r>
          </w:p>
        </w:tc>
        <w:tc>
          <w:tcPr>
            <w:tcW w:w="597" w:type="dxa"/>
            <w:tcBorders>
              <w:top w:val="single" w:sz="4" w:space="0" w:color="auto"/>
              <w:left w:val="nil"/>
              <w:bottom w:val="nil"/>
              <w:right w:val="nil"/>
            </w:tcBorders>
            <w:shd w:val="clear" w:color="auto" w:fill="D9D9D9" w:themeFill="background1" w:themeFillShade="D9"/>
            <w:noWrap/>
            <w:vAlign w:val="bottom"/>
          </w:tcPr>
          <w:p w14:paraId="7A288DAC" w14:textId="5907D0E8"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w:t>
            </w:r>
          </w:p>
        </w:tc>
        <w:tc>
          <w:tcPr>
            <w:tcW w:w="530" w:type="dxa"/>
            <w:tcBorders>
              <w:top w:val="single" w:sz="4" w:space="0" w:color="auto"/>
              <w:left w:val="nil"/>
              <w:bottom w:val="nil"/>
              <w:right w:val="nil"/>
            </w:tcBorders>
            <w:shd w:val="clear" w:color="auto" w:fill="D9D9D9" w:themeFill="background1" w:themeFillShade="D9"/>
            <w:noWrap/>
            <w:vAlign w:val="bottom"/>
          </w:tcPr>
          <w:p w14:paraId="00D00B58" w14:textId="1BE64846"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5.1</w:t>
            </w:r>
          </w:p>
        </w:tc>
        <w:tc>
          <w:tcPr>
            <w:tcW w:w="552" w:type="dxa"/>
            <w:tcBorders>
              <w:top w:val="single" w:sz="4" w:space="0" w:color="auto"/>
              <w:left w:val="nil"/>
              <w:bottom w:val="nil"/>
              <w:right w:val="nil"/>
            </w:tcBorders>
            <w:shd w:val="clear" w:color="auto" w:fill="auto"/>
            <w:noWrap/>
            <w:vAlign w:val="bottom"/>
          </w:tcPr>
          <w:p w14:paraId="484FD09D" w14:textId="6C6F5FC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121.9</w:t>
            </w:r>
          </w:p>
        </w:tc>
        <w:tc>
          <w:tcPr>
            <w:tcW w:w="506" w:type="dxa"/>
            <w:tcBorders>
              <w:top w:val="single" w:sz="4" w:space="0" w:color="auto"/>
              <w:left w:val="nil"/>
              <w:bottom w:val="nil"/>
              <w:right w:val="nil"/>
            </w:tcBorders>
            <w:vAlign w:val="bottom"/>
          </w:tcPr>
          <w:p w14:paraId="0A6C9F32" w14:textId="4879CA8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11.8</w:t>
            </w:r>
          </w:p>
        </w:tc>
        <w:tc>
          <w:tcPr>
            <w:tcW w:w="528" w:type="dxa"/>
            <w:tcBorders>
              <w:top w:val="single" w:sz="4" w:space="0" w:color="auto"/>
              <w:left w:val="nil"/>
              <w:bottom w:val="nil"/>
              <w:right w:val="nil"/>
            </w:tcBorders>
            <w:vAlign w:val="bottom"/>
          </w:tcPr>
          <w:p w14:paraId="02761131" w14:textId="142DF3D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40.8</w:t>
            </w:r>
          </w:p>
        </w:tc>
        <w:tc>
          <w:tcPr>
            <w:tcW w:w="498" w:type="dxa"/>
            <w:tcBorders>
              <w:top w:val="single" w:sz="4" w:space="0" w:color="auto"/>
              <w:left w:val="nil"/>
              <w:bottom w:val="nil"/>
              <w:right w:val="nil"/>
            </w:tcBorders>
            <w:vAlign w:val="bottom"/>
          </w:tcPr>
          <w:p w14:paraId="10076A78" w14:textId="5E5B538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9.3</w:t>
            </w:r>
          </w:p>
        </w:tc>
        <w:tc>
          <w:tcPr>
            <w:tcW w:w="542" w:type="dxa"/>
            <w:tcBorders>
              <w:top w:val="single" w:sz="4" w:space="0" w:color="auto"/>
              <w:left w:val="nil"/>
              <w:bottom w:val="nil"/>
              <w:right w:val="single" w:sz="4" w:space="0" w:color="auto"/>
            </w:tcBorders>
            <w:shd w:val="clear" w:color="auto" w:fill="auto"/>
            <w:noWrap/>
            <w:vAlign w:val="bottom"/>
          </w:tcPr>
          <w:p w14:paraId="3902DFDE" w14:textId="62453705"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216.6</w:t>
            </w:r>
          </w:p>
        </w:tc>
        <w:tc>
          <w:tcPr>
            <w:tcW w:w="831" w:type="dxa"/>
            <w:tcBorders>
              <w:top w:val="single" w:sz="4" w:space="0" w:color="auto"/>
              <w:left w:val="single" w:sz="4" w:space="0" w:color="auto"/>
              <w:bottom w:val="nil"/>
              <w:right w:val="nil"/>
            </w:tcBorders>
            <w:vAlign w:val="bottom"/>
          </w:tcPr>
          <w:p w14:paraId="59A8BABC" w14:textId="26BD0D34"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2.1</w:t>
            </w:r>
            <w:r w:rsidR="003E471C" w:rsidRPr="00674A16">
              <w:rPr>
                <w:rFonts w:ascii="Times New Roman" w:hAnsi="Times New Roman" w:cs="Times New Roman"/>
                <w:color w:val="000000"/>
                <w:sz w:val="12"/>
                <w:szCs w:val="12"/>
              </w:rPr>
              <w:t>4</w:t>
            </w:r>
          </w:p>
        </w:tc>
        <w:tc>
          <w:tcPr>
            <w:tcW w:w="830" w:type="dxa"/>
            <w:tcBorders>
              <w:top w:val="single" w:sz="4" w:space="0" w:color="auto"/>
              <w:left w:val="nil"/>
              <w:bottom w:val="nil"/>
              <w:right w:val="single" w:sz="4" w:space="0" w:color="auto"/>
            </w:tcBorders>
            <w:vAlign w:val="bottom"/>
          </w:tcPr>
          <w:p w14:paraId="74239454" w14:textId="44A234AB" w:rsidR="001E75DF" w:rsidRPr="00674A16" w:rsidRDefault="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3.98</w:t>
            </w:r>
          </w:p>
        </w:tc>
        <w:tc>
          <w:tcPr>
            <w:tcW w:w="833" w:type="dxa"/>
            <w:tcBorders>
              <w:top w:val="single" w:sz="4" w:space="0" w:color="auto"/>
              <w:left w:val="single" w:sz="4" w:space="0" w:color="auto"/>
              <w:bottom w:val="nil"/>
              <w:right w:val="nil"/>
            </w:tcBorders>
            <w:vAlign w:val="bottom"/>
          </w:tcPr>
          <w:p w14:paraId="04F40C08" w14:textId="3DB03BA3"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1.5</w:t>
            </w:r>
            <w:r w:rsidR="003E471C" w:rsidRPr="00674A16">
              <w:rPr>
                <w:rFonts w:ascii="Times New Roman" w:hAnsi="Times New Roman" w:cs="Times New Roman"/>
                <w:color w:val="000000"/>
                <w:sz w:val="12"/>
                <w:szCs w:val="12"/>
              </w:rPr>
              <w:t>2</w:t>
            </w:r>
          </w:p>
        </w:tc>
        <w:tc>
          <w:tcPr>
            <w:tcW w:w="803" w:type="dxa"/>
            <w:tcBorders>
              <w:top w:val="single" w:sz="4" w:space="0" w:color="auto"/>
              <w:left w:val="nil"/>
              <w:bottom w:val="nil"/>
              <w:right w:val="nil"/>
            </w:tcBorders>
            <w:vAlign w:val="bottom"/>
          </w:tcPr>
          <w:p w14:paraId="3C94A4EA" w14:textId="7C579BFE"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w:t>
            </w:r>
            <w:r w:rsidR="003E471C" w:rsidRPr="00674A16">
              <w:rPr>
                <w:rFonts w:ascii="Times New Roman" w:hAnsi="Times New Roman" w:cs="Times New Roman"/>
                <w:color w:val="000000"/>
                <w:sz w:val="12"/>
                <w:szCs w:val="12"/>
              </w:rPr>
              <w:t>79</w:t>
            </w:r>
          </w:p>
        </w:tc>
        <w:tc>
          <w:tcPr>
            <w:tcW w:w="832" w:type="dxa"/>
            <w:tcBorders>
              <w:top w:val="single" w:sz="4" w:space="0" w:color="auto"/>
              <w:left w:val="nil"/>
              <w:bottom w:val="nil"/>
              <w:right w:val="single" w:sz="4" w:space="0" w:color="auto"/>
            </w:tcBorders>
            <w:vAlign w:val="bottom"/>
          </w:tcPr>
          <w:p w14:paraId="32F38E83" w14:textId="7279993A"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35.</w:t>
            </w:r>
            <w:r w:rsidR="003E471C" w:rsidRPr="00674A16">
              <w:rPr>
                <w:rFonts w:ascii="Times New Roman" w:hAnsi="Times New Roman" w:cs="Times New Roman"/>
                <w:color w:val="000000"/>
                <w:sz w:val="12"/>
                <w:szCs w:val="12"/>
              </w:rPr>
              <w:t>28</w:t>
            </w:r>
          </w:p>
        </w:tc>
      </w:tr>
      <w:tr w:rsidR="00132982" w:rsidRPr="00674A16" w14:paraId="37362B01" w14:textId="44AEFC99" w:rsidTr="00674A16">
        <w:tc>
          <w:tcPr>
            <w:tcW w:w="966" w:type="dxa"/>
            <w:tcBorders>
              <w:top w:val="nil"/>
              <w:left w:val="nil"/>
              <w:bottom w:val="single" w:sz="4" w:space="0" w:color="auto"/>
              <w:right w:val="nil"/>
            </w:tcBorders>
            <w:shd w:val="clear" w:color="auto" w:fill="auto"/>
            <w:noWrap/>
            <w:vAlign w:val="center"/>
          </w:tcPr>
          <w:p w14:paraId="1560F3C9" w14:textId="3D8EB311" w:rsidR="001E75DF" w:rsidRPr="00674A16" w:rsidRDefault="00441F64">
            <w:pPr>
              <w:spacing w:after="0" w:line="240" w:lineRule="auto"/>
              <w:jc w:val="center"/>
              <w:rPr>
                <w:rFonts w:ascii="Times New Roman" w:eastAsia="Times New Roman" w:hAnsi="Times New Roman" w:cs="Times New Roman"/>
                <w:color w:val="000000"/>
                <w:sz w:val="12"/>
                <w:szCs w:val="12"/>
              </w:rPr>
            </w:pPr>
            <w:r w:rsidRPr="00674A16">
              <w:rPr>
                <w:rFonts w:ascii="Times New Roman" w:eastAsia="Times New Roman" w:hAnsi="Times New Roman" w:cs="Times New Roman"/>
                <w:color w:val="000000"/>
                <w:sz w:val="12"/>
                <w:szCs w:val="12"/>
              </w:rPr>
              <w:t xml:space="preserve">s.d. </w:t>
            </w:r>
            <w:r w:rsidR="001E75DF" w:rsidRPr="00674A16">
              <w:rPr>
                <w:rFonts w:ascii="Times New Roman" w:eastAsia="Times New Roman" w:hAnsi="Times New Roman" w:cs="Times New Roman"/>
                <w:color w:val="000000"/>
                <w:sz w:val="12"/>
                <w:szCs w:val="12"/>
              </w:rPr>
              <w:t xml:space="preserve">detection/travel time </w:t>
            </w:r>
          </w:p>
        </w:tc>
        <w:tc>
          <w:tcPr>
            <w:tcW w:w="484" w:type="dxa"/>
            <w:tcBorders>
              <w:top w:val="nil"/>
              <w:left w:val="nil"/>
              <w:bottom w:val="single" w:sz="4" w:space="0" w:color="auto"/>
              <w:right w:val="nil"/>
            </w:tcBorders>
          </w:tcPr>
          <w:p w14:paraId="43751B38"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570" w:type="dxa"/>
            <w:tcBorders>
              <w:top w:val="nil"/>
              <w:left w:val="nil"/>
              <w:bottom w:val="single" w:sz="4" w:space="0" w:color="auto"/>
              <w:right w:val="single" w:sz="4" w:space="0" w:color="auto"/>
            </w:tcBorders>
          </w:tcPr>
          <w:p w14:paraId="7EA20BD5" w14:textId="77777777" w:rsidR="001E75DF" w:rsidRPr="00674A16" w:rsidRDefault="001E75DF">
            <w:pPr>
              <w:spacing w:after="0" w:line="240" w:lineRule="auto"/>
              <w:jc w:val="center"/>
              <w:rPr>
                <w:rFonts w:ascii="Times New Roman" w:hAnsi="Times New Roman" w:cs="Times New Roman"/>
                <w:color w:val="000000"/>
                <w:sz w:val="12"/>
                <w:szCs w:val="12"/>
              </w:rPr>
            </w:pPr>
          </w:p>
        </w:tc>
        <w:tc>
          <w:tcPr>
            <w:tcW w:w="466" w:type="dxa"/>
            <w:tcBorders>
              <w:top w:val="nil"/>
              <w:left w:val="single" w:sz="4" w:space="0" w:color="auto"/>
              <w:bottom w:val="single" w:sz="4" w:space="0" w:color="auto"/>
              <w:right w:val="nil"/>
            </w:tcBorders>
            <w:shd w:val="clear" w:color="auto" w:fill="auto"/>
            <w:noWrap/>
            <w:vAlign w:val="bottom"/>
          </w:tcPr>
          <w:p w14:paraId="29ACD813" w14:textId="145CA78A"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0.2</w:t>
            </w:r>
          </w:p>
        </w:tc>
        <w:tc>
          <w:tcPr>
            <w:tcW w:w="630" w:type="dxa"/>
            <w:tcBorders>
              <w:top w:val="nil"/>
              <w:left w:val="nil"/>
              <w:bottom w:val="single" w:sz="4" w:space="0" w:color="auto"/>
              <w:right w:val="nil"/>
            </w:tcBorders>
            <w:shd w:val="clear" w:color="auto" w:fill="auto"/>
            <w:noWrap/>
            <w:vAlign w:val="bottom"/>
          </w:tcPr>
          <w:p w14:paraId="66EA27BE" w14:textId="4194221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5.7</w:t>
            </w:r>
          </w:p>
        </w:tc>
        <w:tc>
          <w:tcPr>
            <w:tcW w:w="690" w:type="dxa"/>
            <w:tcBorders>
              <w:top w:val="nil"/>
              <w:left w:val="nil"/>
              <w:bottom w:val="single" w:sz="4" w:space="0" w:color="auto"/>
              <w:right w:val="nil"/>
            </w:tcBorders>
            <w:shd w:val="clear" w:color="auto" w:fill="BFBFBF" w:themeFill="background1" w:themeFillShade="BF"/>
            <w:noWrap/>
            <w:vAlign w:val="bottom"/>
          </w:tcPr>
          <w:p w14:paraId="400391DE" w14:textId="36D66FC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170.6</w:t>
            </w:r>
          </w:p>
        </w:tc>
        <w:tc>
          <w:tcPr>
            <w:tcW w:w="718" w:type="dxa"/>
            <w:tcBorders>
              <w:top w:val="nil"/>
              <w:left w:val="nil"/>
              <w:bottom w:val="single" w:sz="4" w:space="0" w:color="auto"/>
              <w:right w:val="nil"/>
            </w:tcBorders>
            <w:shd w:val="clear" w:color="auto" w:fill="D9D9D9" w:themeFill="background1" w:themeFillShade="D9"/>
            <w:noWrap/>
            <w:vAlign w:val="bottom"/>
          </w:tcPr>
          <w:p w14:paraId="63FFD66D" w14:textId="7777777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w:t>
            </w:r>
          </w:p>
        </w:tc>
        <w:tc>
          <w:tcPr>
            <w:tcW w:w="577" w:type="dxa"/>
            <w:tcBorders>
              <w:top w:val="nil"/>
              <w:left w:val="nil"/>
              <w:bottom w:val="single" w:sz="4" w:space="0" w:color="auto"/>
              <w:right w:val="nil"/>
            </w:tcBorders>
            <w:shd w:val="clear" w:color="auto" w:fill="D9D9D9" w:themeFill="background1" w:themeFillShade="D9"/>
            <w:noWrap/>
            <w:vAlign w:val="bottom"/>
          </w:tcPr>
          <w:p w14:paraId="68D1F933" w14:textId="0A03594B"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2.7</w:t>
            </w:r>
          </w:p>
        </w:tc>
        <w:tc>
          <w:tcPr>
            <w:tcW w:w="730" w:type="dxa"/>
            <w:tcBorders>
              <w:top w:val="nil"/>
              <w:left w:val="nil"/>
              <w:bottom w:val="single" w:sz="4" w:space="0" w:color="auto"/>
              <w:right w:val="nil"/>
            </w:tcBorders>
            <w:shd w:val="clear" w:color="auto" w:fill="BFBFBF" w:themeFill="background1" w:themeFillShade="BF"/>
            <w:noWrap/>
            <w:vAlign w:val="bottom"/>
          </w:tcPr>
          <w:p w14:paraId="5A51FF0E" w14:textId="3EE463F4"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0.7</w:t>
            </w:r>
          </w:p>
        </w:tc>
        <w:tc>
          <w:tcPr>
            <w:tcW w:w="470" w:type="dxa"/>
            <w:tcBorders>
              <w:top w:val="nil"/>
              <w:left w:val="nil"/>
              <w:bottom w:val="single" w:sz="4" w:space="0" w:color="auto"/>
              <w:right w:val="nil"/>
            </w:tcBorders>
            <w:shd w:val="clear" w:color="auto" w:fill="BFBFBF" w:themeFill="background1" w:themeFillShade="BF"/>
            <w:noWrap/>
            <w:vAlign w:val="bottom"/>
          </w:tcPr>
          <w:p w14:paraId="16B29AA6" w14:textId="01AA8FE0"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624" w:type="dxa"/>
            <w:tcBorders>
              <w:top w:val="nil"/>
              <w:left w:val="nil"/>
              <w:bottom w:val="single" w:sz="4" w:space="0" w:color="auto"/>
              <w:right w:val="nil"/>
            </w:tcBorders>
            <w:shd w:val="clear" w:color="auto" w:fill="D9D9D9" w:themeFill="background1" w:themeFillShade="D9"/>
            <w:noWrap/>
            <w:vAlign w:val="bottom"/>
          </w:tcPr>
          <w:p w14:paraId="5CE38E9F" w14:textId="57C8156E"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61.7</w:t>
            </w:r>
          </w:p>
        </w:tc>
        <w:tc>
          <w:tcPr>
            <w:tcW w:w="597" w:type="dxa"/>
            <w:tcBorders>
              <w:top w:val="nil"/>
              <w:left w:val="nil"/>
              <w:bottom w:val="single" w:sz="4" w:space="0" w:color="auto"/>
              <w:right w:val="nil"/>
            </w:tcBorders>
            <w:shd w:val="clear" w:color="auto" w:fill="BFBFBF" w:themeFill="background1" w:themeFillShade="BF"/>
            <w:noWrap/>
            <w:vAlign w:val="bottom"/>
          </w:tcPr>
          <w:p w14:paraId="20E34C12" w14:textId="427852C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0.5</w:t>
            </w:r>
          </w:p>
        </w:tc>
        <w:tc>
          <w:tcPr>
            <w:tcW w:w="597" w:type="dxa"/>
            <w:tcBorders>
              <w:top w:val="nil"/>
              <w:left w:val="nil"/>
              <w:bottom w:val="single" w:sz="4" w:space="0" w:color="auto"/>
              <w:right w:val="nil"/>
            </w:tcBorders>
            <w:shd w:val="clear" w:color="auto" w:fill="D9D9D9" w:themeFill="background1" w:themeFillShade="D9"/>
            <w:noWrap/>
            <w:vAlign w:val="bottom"/>
          </w:tcPr>
          <w:p w14:paraId="4AEA0E01" w14:textId="1594933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1.0</w:t>
            </w:r>
          </w:p>
        </w:tc>
        <w:tc>
          <w:tcPr>
            <w:tcW w:w="530" w:type="dxa"/>
            <w:tcBorders>
              <w:top w:val="nil"/>
              <w:left w:val="nil"/>
              <w:bottom w:val="single" w:sz="4" w:space="0" w:color="auto"/>
              <w:right w:val="nil"/>
            </w:tcBorders>
            <w:shd w:val="clear" w:color="auto" w:fill="D9D9D9" w:themeFill="background1" w:themeFillShade="D9"/>
            <w:noWrap/>
            <w:vAlign w:val="bottom"/>
          </w:tcPr>
          <w:p w14:paraId="10281070" w14:textId="7FE12CCD"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8.7</w:t>
            </w:r>
          </w:p>
        </w:tc>
        <w:tc>
          <w:tcPr>
            <w:tcW w:w="552" w:type="dxa"/>
            <w:tcBorders>
              <w:top w:val="nil"/>
              <w:left w:val="nil"/>
              <w:bottom w:val="single" w:sz="4" w:space="0" w:color="auto"/>
              <w:right w:val="nil"/>
            </w:tcBorders>
            <w:shd w:val="clear" w:color="auto" w:fill="auto"/>
            <w:noWrap/>
            <w:vAlign w:val="bottom"/>
          </w:tcPr>
          <w:p w14:paraId="6C0B4485" w14:textId="0734FE2F"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207.9</w:t>
            </w:r>
          </w:p>
        </w:tc>
        <w:tc>
          <w:tcPr>
            <w:tcW w:w="506" w:type="dxa"/>
            <w:tcBorders>
              <w:top w:val="nil"/>
              <w:left w:val="nil"/>
              <w:bottom w:val="single" w:sz="4" w:space="0" w:color="auto"/>
              <w:right w:val="nil"/>
            </w:tcBorders>
            <w:vAlign w:val="bottom"/>
          </w:tcPr>
          <w:p w14:paraId="71E8CF32" w14:textId="192784EB"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20.2</w:t>
            </w:r>
          </w:p>
        </w:tc>
        <w:tc>
          <w:tcPr>
            <w:tcW w:w="528" w:type="dxa"/>
            <w:tcBorders>
              <w:top w:val="nil"/>
              <w:left w:val="nil"/>
              <w:bottom w:val="single" w:sz="4" w:space="0" w:color="auto"/>
              <w:right w:val="nil"/>
            </w:tcBorders>
            <w:vAlign w:val="bottom"/>
          </w:tcPr>
          <w:p w14:paraId="3198609C" w14:textId="7B858CE5"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68.9</w:t>
            </w:r>
          </w:p>
        </w:tc>
        <w:tc>
          <w:tcPr>
            <w:tcW w:w="498" w:type="dxa"/>
            <w:tcBorders>
              <w:top w:val="nil"/>
              <w:left w:val="nil"/>
              <w:bottom w:val="single" w:sz="4" w:space="0" w:color="auto"/>
              <w:right w:val="nil"/>
            </w:tcBorders>
            <w:vAlign w:val="bottom"/>
          </w:tcPr>
          <w:p w14:paraId="28ADAC6D" w14:textId="25A95313"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12.6</w:t>
            </w:r>
          </w:p>
        </w:tc>
        <w:tc>
          <w:tcPr>
            <w:tcW w:w="542" w:type="dxa"/>
            <w:tcBorders>
              <w:top w:val="nil"/>
              <w:left w:val="nil"/>
              <w:bottom w:val="single" w:sz="4" w:space="0" w:color="auto"/>
              <w:right w:val="single" w:sz="4" w:space="0" w:color="auto"/>
            </w:tcBorders>
            <w:shd w:val="clear" w:color="auto" w:fill="auto"/>
            <w:noWrap/>
            <w:vAlign w:val="bottom"/>
          </w:tcPr>
          <w:p w14:paraId="07508620" w14:textId="24B85987"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244.5</w:t>
            </w:r>
          </w:p>
        </w:tc>
        <w:tc>
          <w:tcPr>
            <w:tcW w:w="831" w:type="dxa"/>
            <w:tcBorders>
              <w:top w:val="nil"/>
              <w:left w:val="single" w:sz="4" w:space="0" w:color="auto"/>
              <w:bottom w:val="single" w:sz="4" w:space="0" w:color="auto"/>
              <w:right w:val="nil"/>
            </w:tcBorders>
            <w:vAlign w:val="bottom"/>
          </w:tcPr>
          <w:p w14:paraId="1BDD85DF" w14:textId="3DF83ABC" w:rsidR="001E75DF" w:rsidRPr="00674A16" w:rsidRDefault="001E75D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0.9</w:t>
            </w:r>
            <w:r w:rsidR="003E471C" w:rsidRPr="00674A16">
              <w:rPr>
                <w:rFonts w:ascii="Times New Roman" w:hAnsi="Times New Roman" w:cs="Times New Roman"/>
                <w:color w:val="000000"/>
                <w:sz w:val="12"/>
                <w:szCs w:val="12"/>
              </w:rPr>
              <w:t>3</w:t>
            </w:r>
          </w:p>
        </w:tc>
        <w:tc>
          <w:tcPr>
            <w:tcW w:w="830" w:type="dxa"/>
            <w:tcBorders>
              <w:top w:val="nil"/>
              <w:left w:val="nil"/>
              <w:bottom w:val="single" w:sz="4" w:space="0" w:color="auto"/>
              <w:right w:val="single" w:sz="4" w:space="0" w:color="auto"/>
            </w:tcBorders>
            <w:vAlign w:val="bottom"/>
          </w:tcPr>
          <w:p w14:paraId="4106A2F9" w14:textId="1105CE03" w:rsidR="001E75DF" w:rsidRPr="00674A16" w:rsidRDefault="003E471C">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1.83</w:t>
            </w:r>
          </w:p>
        </w:tc>
        <w:tc>
          <w:tcPr>
            <w:tcW w:w="833" w:type="dxa"/>
            <w:tcBorders>
              <w:top w:val="nil"/>
              <w:left w:val="single" w:sz="4" w:space="0" w:color="auto"/>
              <w:bottom w:val="single" w:sz="4" w:space="0" w:color="auto"/>
              <w:right w:val="nil"/>
            </w:tcBorders>
            <w:vAlign w:val="bottom"/>
          </w:tcPr>
          <w:p w14:paraId="00EE3BFF" w14:textId="7F5928F1"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r w:rsidR="003E471C" w:rsidRPr="00674A16">
              <w:rPr>
                <w:rFonts w:ascii="Times New Roman" w:hAnsi="Times New Roman" w:cs="Times New Roman"/>
                <w:color w:val="000000"/>
                <w:sz w:val="12"/>
                <w:szCs w:val="12"/>
              </w:rPr>
              <w:t>47</w:t>
            </w:r>
          </w:p>
        </w:tc>
        <w:tc>
          <w:tcPr>
            <w:tcW w:w="803" w:type="dxa"/>
            <w:tcBorders>
              <w:top w:val="nil"/>
              <w:left w:val="nil"/>
              <w:bottom w:val="single" w:sz="4" w:space="0" w:color="auto"/>
              <w:right w:val="nil"/>
            </w:tcBorders>
            <w:vAlign w:val="bottom"/>
          </w:tcPr>
          <w:p w14:paraId="3F3A3D9D" w14:textId="0472525C"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1.</w:t>
            </w:r>
            <w:r w:rsidR="003E471C" w:rsidRPr="00674A16">
              <w:rPr>
                <w:rFonts w:ascii="Times New Roman" w:hAnsi="Times New Roman" w:cs="Times New Roman"/>
                <w:color w:val="000000"/>
                <w:sz w:val="12"/>
                <w:szCs w:val="12"/>
              </w:rPr>
              <w:t>55</w:t>
            </w:r>
          </w:p>
        </w:tc>
        <w:tc>
          <w:tcPr>
            <w:tcW w:w="832" w:type="dxa"/>
            <w:tcBorders>
              <w:top w:val="nil"/>
              <w:left w:val="nil"/>
              <w:bottom w:val="single" w:sz="4" w:space="0" w:color="auto"/>
              <w:right w:val="single" w:sz="4" w:space="0" w:color="auto"/>
            </w:tcBorders>
            <w:vAlign w:val="bottom"/>
          </w:tcPr>
          <w:p w14:paraId="081D5E97" w14:textId="30CE4134" w:rsidR="001E75DF" w:rsidRPr="00674A16" w:rsidRDefault="000277BF">
            <w:pPr>
              <w:spacing w:after="0" w:line="240" w:lineRule="auto"/>
              <w:jc w:val="center"/>
              <w:rPr>
                <w:rFonts w:ascii="Times New Roman" w:hAnsi="Times New Roman" w:cs="Times New Roman"/>
                <w:color w:val="000000"/>
                <w:sz w:val="12"/>
                <w:szCs w:val="12"/>
              </w:rPr>
            </w:pPr>
            <w:r w:rsidRPr="00674A16">
              <w:rPr>
                <w:rFonts w:ascii="Times New Roman" w:hAnsi="Times New Roman" w:cs="Times New Roman"/>
                <w:color w:val="000000"/>
                <w:sz w:val="12"/>
                <w:szCs w:val="12"/>
              </w:rPr>
              <w:t>4.6</w:t>
            </w:r>
            <w:r w:rsidR="003E471C" w:rsidRPr="00674A16">
              <w:rPr>
                <w:rFonts w:ascii="Times New Roman" w:hAnsi="Times New Roman" w:cs="Times New Roman"/>
                <w:color w:val="000000"/>
                <w:sz w:val="12"/>
                <w:szCs w:val="12"/>
              </w:rPr>
              <w:t>1</w:t>
            </w:r>
          </w:p>
        </w:tc>
      </w:tr>
    </w:tbl>
    <w:p w14:paraId="5990E10D" w14:textId="77777777" w:rsidR="00A052DA" w:rsidRDefault="00A052DA" w:rsidP="00911BB3"/>
    <w:p w14:paraId="574B08AC" w14:textId="77777777" w:rsidR="00A052DA" w:rsidRDefault="00A052DA" w:rsidP="00911BB3">
      <w:pPr>
        <w:sectPr w:rsidR="00A052DA" w:rsidSect="00AC3706">
          <w:pgSz w:w="15840" w:h="12240" w:orient="landscape"/>
          <w:pgMar w:top="1440" w:right="1440" w:bottom="1440" w:left="1440" w:header="720" w:footer="720" w:gutter="0"/>
          <w:cols w:space="720"/>
          <w:docGrid w:linePitch="360"/>
        </w:sectPr>
      </w:pPr>
    </w:p>
    <w:p w14:paraId="13272542" w14:textId="6DA15A24" w:rsidR="00F74ABF" w:rsidRDefault="00F74ABF" w:rsidP="00F74ABF">
      <w:pPr>
        <w:pStyle w:val="Caption"/>
        <w:keepNext/>
      </w:pPr>
      <w:bookmarkStart w:id="14" w:name="_Ref127974946"/>
      <w:bookmarkStart w:id="15" w:name="_Hlk128386007"/>
      <w:r>
        <w:lastRenderedPageBreak/>
        <w:t xml:space="preserve">Table </w:t>
      </w:r>
      <w:fldSimple w:instr=" SEQ Table \* ARABIC ">
        <w:r w:rsidR="00D733C1">
          <w:rPr>
            <w:noProof/>
          </w:rPr>
          <w:t>2</w:t>
        </w:r>
      </w:fldSimple>
      <w:bookmarkEnd w:id="14"/>
      <w:r>
        <w:t xml:space="preserve">: </w:t>
      </w:r>
      <w:r w:rsidR="00986AA3">
        <w:t xml:space="preserve">Index summary for each receiver and number of </w:t>
      </w:r>
      <w:r w:rsidR="00742888">
        <w:t xml:space="preserve">individual </w:t>
      </w:r>
      <w:r w:rsidR="007142B1">
        <w:t>tags</w:t>
      </w:r>
      <w:r w:rsidR="00986AA3">
        <w:t xml:space="preserve"> detected at least once</w:t>
      </w:r>
      <w:r w:rsidR="006A0409">
        <w:t xml:space="preserve"> used in the state-space model</w:t>
      </w:r>
      <w:r w:rsidR="00F708D7">
        <w:t>. Receivers are listed from the most upstream (RP1) to the most downstream</w:t>
      </w:r>
      <w:r w:rsidR="009D164E">
        <w:t xml:space="preserve"> (</w:t>
      </w:r>
      <w:r w:rsidR="006A0409">
        <w:t>HoT</w:t>
      </w:r>
      <w:r w:rsidR="009D164E">
        <w:t>)</w:t>
      </w:r>
      <w:r w:rsidR="00F708D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991"/>
        <w:gridCol w:w="1485"/>
        <w:gridCol w:w="1530"/>
        <w:gridCol w:w="1895"/>
      </w:tblGrid>
      <w:tr w:rsidR="00911BB3" w:rsidRPr="006F04F6" w14:paraId="01CD5A30" w14:textId="0903991F" w:rsidTr="00AE150E">
        <w:tc>
          <w:tcPr>
            <w:tcW w:w="1890" w:type="dxa"/>
            <w:tcBorders>
              <w:top w:val="single" w:sz="4" w:space="0" w:color="auto"/>
              <w:bottom w:val="double" w:sz="4" w:space="0" w:color="auto"/>
            </w:tcBorders>
          </w:tcPr>
          <w:p w14:paraId="568A8130" w14:textId="77777777" w:rsidR="00911BB3" w:rsidRPr="006F04F6" w:rsidRDefault="00911BB3">
            <w:pPr>
              <w:rPr>
                <w:rFonts w:ascii="Times New Roman" w:hAnsi="Times New Roman" w:cs="Times New Roman"/>
              </w:rPr>
            </w:pPr>
            <w:r w:rsidRPr="006F04F6">
              <w:rPr>
                <w:rFonts w:ascii="Times New Roman" w:hAnsi="Times New Roman" w:cs="Times New Roman"/>
              </w:rPr>
              <w:t>Receiver name</w:t>
            </w:r>
          </w:p>
        </w:tc>
        <w:tc>
          <w:tcPr>
            <w:tcW w:w="1991" w:type="dxa"/>
            <w:tcBorders>
              <w:top w:val="single" w:sz="4" w:space="0" w:color="auto"/>
              <w:bottom w:val="double" w:sz="4" w:space="0" w:color="auto"/>
            </w:tcBorders>
          </w:tcPr>
          <w:p w14:paraId="1A8AF312" w14:textId="22D86D62" w:rsidR="00911BB3" w:rsidRPr="006F04F6" w:rsidRDefault="00911BB3">
            <w:pPr>
              <w:jc w:val="center"/>
              <w:rPr>
                <w:rFonts w:ascii="Times New Roman" w:hAnsi="Times New Roman" w:cs="Times New Roman"/>
              </w:rPr>
            </w:pPr>
            <w:r w:rsidRPr="006F04F6">
              <w:rPr>
                <w:rFonts w:ascii="Times New Roman" w:hAnsi="Times New Roman" w:cs="Times New Roman"/>
              </w:rPr>
              <w:t xml:space="preserve">Receiver </w:t>
            </w:r>
            <w:r w:rsidR="00F74ABF">
              <w:rPr>
                <w:rFonts w:ascii="Times New Roman" w:hAnsi="Times New Roman" w:cs="Times New Roman"/>
              </w:rPr>
              <w:t>index</w:t>
            </w:r>
            <w:r w:rsidR="00F74ABF">
              <w:rPr>
                <w:rFonts w:ascii="Times New Roman" w:hAnsi="Times New Roman" w:cs="Times New Roman"/>
              </w:rPr>
              <w:br/>
            </w:r>
            <w:r w:rsidR="00F74ABF" w:rsidRPr="00F74ABF">
              <w:rPr>
                <w:rFonts w:ascii="Times New Roman" w:hAnsi="Times New Roman" w:cs="Times New Roman"/>
                <w:i/>
                <w:iCs/>
              </w:rPr>
              <w:t>r</w:t>
            </w:r>
          </w:p>
        </w:tc>
        <w:tc>
          <w:tcPr>
            <w:tcW w:w="1485" w:type="dxa"/>
            <w:tcBorders>
              <w:top w:val="single" w:sz="4" w:space="0" w:color="auto"/>
              <w:bottom w:val="double" w:sz="4" w:space="0" w:color="auto"/>
            </w:tcBorders>
          </w:tcPr>
          <w:p w14:paraId="5F9BAAD7" w14:textId="3E5724C8" w:rsidR="00911BB3" w:rsidRPr="006F04F6" w:rsidRDefault="00911BB3">
            <w:pPr>
              <w:jc w:val="center"/>
              <w:rPr>
                <w:rFonts w:ascii="Times New Roman" w:hAnsi="Times New Roman" w:cs="Times New Roman"/>
              </w:rPr>
            </w:pPr>
            <w:r w:rsidRPr="006F04F6">
              <w:rPr>
                <w:rFonts w:ascii="Times New Roman" w:hAnsi="Times New Roman" w:cs="Times New Roman"/>
              </w:rPr>
              <w:t>Zone</w:t>
            </w:r>
            <w:r w:rsidR="00F74ABF">
              <w:rPr>
                <w:rFonts w:ascii="Times New Roman" w:hAnsi="Times New Roman" w:cs="Times New Roman"/>
              </w:rPr>
              <w:t xml:space="preserve"> index</w:t>
            </w:r>
            <w:r w:rsidR="00F74ABF">
              <w:rPr>
                <w:rFonts w:ascii="Times New Roman" w:hAnsi="Times New Roman" w:cs="Times New Roman"/>
              </w:rPr>
              <w:br/>
            </w:r>
            <w:r w:rsidR="00F74ABF" w:rsidRPr="00F74ABF">
              <w:rPr>
                <w:rFonts w:ascii="Times New Roman" w:hAnsi="Times New Roman" w:cs="Times New Roman"/>
                <w:i/>
                <w:iCs/>
              </w:rPr>
              <w:t>z</w:t>
            </w:r>
          </w:p>
        </w:tc>
        <w:tc>
          <w:tcPr>
            <w:tcW w:w="1530" w:type="dxa"/>
            <w:tcBorders>
              <w:top w:val="single" w:sz="4" w:space="0" w:color="auto"/>
              <w:bottom w:val="double" w:sz="4" w:space="0" w:color="auto"/>
            </w:tcBorders>
          </w:tcPr>
          <w:p w14:paraId="71F5E7DF" w14:textId="59C940CE" w:rsidR="00911BB3" w:rsidRPr="006F04F6" w:rsidRDefault="00911BB3">
            <w:pPr>
              <w:jc w:val="center"/>
              <w:rPr>
                <w:rFonts w:ascii="Times New Roman" w:hAnsi="Times New Roman" w:cs="Times New Roman"/>
              </w:rPr>
            </w:pPr>
            <w:r w:rsidRPr="006F04F6">
              <w:rPr>
                <w:rFonts w:ascii="Times New Roman" w:hAnsi="Times New Roman" w:cs="Times New Roman"/>
              </w:rPr>
              <w:t xml:space="preserve">Channel </w:t>
            </w:r>
            <w:r w:rsidR="00F74ABF">
              <w:rPr>
                <w:rFonts w:ascii="Times New Roman" w:hAnsi="Times New Roman" w:cs="Times New Roman"/>
              </w:rPr>
              <w:t>index</w:t>
            </w:r>
            <w:r w:rsidR="00F74ABF">
              <w:rPr>
                <w:rFonts w:ascii="Times New Roman" w:hAnsi="Times New Roman" w:cs="Times New Roman"/>
              </w:rPr>
              <w:br/>
            </w:r>
            <w:r w:rsidR="00F74ABF" w:rsidRPr="00F74ABF">
              <w:rPr>
                <w:rFonts w:ascii="Times New Roman" w:hAnsi="Times New Roman" w:cs="Times New Roman"/>
                <w:i/>
                <w:iCs/>
              </w:rPr>
              <w:t>c</w:t>
            </w:r>
          </w:p>
        </w:tc>
        <w:tc>
          <w:tcPr>
            <w:tcW w:w="1895" w:type="dxa"/>
            <w:tcBorders>
              <w:top w:val="single" w:sz="4" w:space="0" w:color="auto"/>
              <w:bottom w:val="double" w:sz="4" w:space="0" w:color="auto"/>
            </w:tcBorders>
          </w:tcPr>
          <w:p w14:paraId="6A15EF9C" w14:textId="12ABFAB1" w:rsidR="00911BB3" w:rsidRPr="006F04F6" w:rsidRDefault="00911BB3">
            <w:pPr>
              <w:jc w:val="center"/>
              <w:rPr>
                <w:rFonts w:ascii="Times New Roman" w:hAnsi="Times New Roman" w:cs="Times New Roman"/>
              </w:rPr>
            </w:pPr>
            <w:r>
              <w:rPr>
                <w:rFonts w:ascii="Times New Roman" w:hAnsi="Times New Roman" w:cs="Times New Roman"/>
              </w:rPr>
              <w:t xml:space="preserve">Number of </w:t>
            </w:r>
            <w:r w:rsidR="000C263C">
              <w:rPr>
                <w:rFonts w:ascii="Times New Roman" w:hAnsi="Times New Roman" w:cs="Times New Roman"/>
              </w:rPr>
              <w:t>tags</w:t>
            </w:r>
            <w:r>
              <w:rPr>
                <w:rFonts w:ascii="Times New Roman" w:hAnsi="Times New Roman" w:cs="Times New Roman"/>
              </w:rPr>
              <w:t xml:space="preserve"> detected</w:t>
            </w:r>
          </w:p>
        </w:tc>
      </w:tr>
      <w:tr w:rsidR="00911BB3" w:rsidRPr="006F04F6" w14:paraId="1FC40066" w14:textId="66961A19" w:rsidTr="00AE150E">
        <w:tc>
          <w:tcPr>
            <w:tcW w:w="1890" w:type="dxa"/>
            <w:tcBorders>
              <w:top w:val="double" w:sz="4" w:space="0" w:color="auto"/>
            </w:tcBorders>
          </w:tcPr>
          <w:p w14:paraId="3E09A6CC" w14:textId="77777777" w:rsidR="00911BB3" w:rsidRPr="006F04F6" w:rsidRDefault="00911BB3">
            <w:pPr>
              <w:rPr>
                <w:rFonts w:ascii="Times New Roman" w:hAnsi="Times New Roman" w:cs="Times New Roman"/>
              </w:rPr>
            </w:pPr>
            <w:r w:rsidRPr="006F04F6">
              <w:rPr>
                <w:rFonts w:ascii="Times New Roman" w:hAnsi="Times New Roman" w:cs="Times New Roman"/>
              </w:rPr>
              <w:t>RP1</w:t>
            </w:r>
          </w:p>
        </w:tc>
        <w:tc>
          <w:tcPr>
            <w:tcW w:w="1991" w:type="dxa"/>
            <w:tcBorders>
              <w:top w:val="double" w:sz="4" w:space="0" w:color="auto"/>
            </w:tcBorders>
          </w:tcPr>
          <w:p w14:paraId="1350C545"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485" w:type="dxa"/>
            <w:tcBorders>
              <w:top w:val="double" w:sz="4" w:space="0" w:color="auto"/>
            </w:tcBorders>
          </w:tcPr>
          <w:p w14:paraId="1CAC946D" w14:textId="3059D053"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Borders>
              <w:top w:val="double" w:sz="4" w:space="0" w:color="auto"/>
            </w:tcBorders>
          </w:tcPr>
          <w:p w14:paraId="23C6E175" w14:textId="22E3BED9"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Borders>
              <w:top w:val="double" w:sz="4" w:space="0" w:color="auto"/>
            </w:tcBorders>
          </w:tcPr>
          <w:p w14:paraId="27741689" w14:textId="5254A901" w:rsidR="00911BB3" w:rsidRPr="006F04F6" w:rsidRDefault="00F74ABF">
            <w:pPr>
              <w:jc w:val="center"/>
              <w:rPr>
                <w:rFonts w:ascii="Times New Roman" w:hAnsi="Times New Roman" w:cs="Times New Roman"/>
              </w:rPr>
            </w:pPr>
            <w:r>
              <w:rPr>
                <w:rFonts w:ascii="Times New Roman" w:hAnsi="Times New Roman" w:cs="Times New Roman"/>
              </w:rPr>
              <w:t>23</w:t>
            </w:r>
          </w:p>
        </w:tc>
      </w:tr>
      <w:tr w:rsidR="00911BB3" w:rsidRPr="006F04F6" w14:paraId="25C7A91E" w14:textId="2B915D5D" w:rsidTr="00AE150E">
        <w:tc>
          <w:tcPr>
            <w:tcW w:w="1890" w:type="dxa"/>
          </w:tcPr>
          <w:p w14:paraId="3D501A0D" w14:textId="0D3F2143" w:rsidR="00911BB3" w:rsidRPr="006F04F6" w:rsidRDefault="00911BB3">
            <w:pPr>
              <w:rPr>
                <w:rFonts w:ascii="Times New Roman" w:hAnsi="Times New Roman" w:cs="Times New Roman"/>
              </w:rPr>
            </w:pPr>
            <w:r w:rsidRPr="006F04F6">
              <w:rPr>
                <w:rFonts w:ascii="Times New Roman" w:hAnsi="Times New Roman" w:cs="Times New Roman"/>
              </w:rPr>
              <w:t>MM1</w:t>
            </w:r>
            <w:r w:rsidR="00AE150E">
              <w:rPr>
                <w:rFonts w:ascii="Times New Roman" w:hAnsi="Times New Roman" w:cs="Times New Roman"/>
              </w:rPr>
              <w:t>-2</w:t>
            </w:r>
          </w:p>
        </w:tc>
        <w:tc>
          <w:tcPr>
            <w:tcW w:w="1991" w:type="dxa"/>
          </w:tcPr>
          <w:p w14:paraId="45044C20"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485" w:type="dxa"/>
          </w:tcPr>
          <w:p w14:paraId="50E93493" w14:textId="0099CB3C"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Pr>
          <w:p w14:paraId="1D92DA26" w14:textId="161D411F"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Pr>
          <w:p w14:paraId="02B7793A" w14:textId="159AF799" w:rsidR="00911BB3" w:rsidRPr="006F04F6" w:rsidRDefault="00CB3346">
            <w:pPr>
              <w:jc w:val="center"/>
              <w:rPr>
                <w:rFonts w:ascii="Times New Roman" w:hAnsi="Times New Roman" w:cs="Times New Roman"/>
              </w:rPr>
            </w:pPr>
            <w:r>
              <w:rPr>
                <w:rFonts w:ascii="Times New Roman" w:hAnsi="Times New Roman" w:cs="Times New Roman"/>
              </w:rPr>
              <w:t>38</w:t>
            </w:r>
          </w:p>
        </w:tc>
      </w:tr>
      <w:tr w:rsidR="00911BB3" w:rsidRPr="006F04F6" w14:paraId="42848049" w14:textId="53B261A3" w:rsidTr="00A23305">
        <w:tc>
          <w:tcPr>
            <w:tcW w:w="1890" w:type="dxa"/>
            <w:shd w:val="clear" w:color="auto" w:fill="BFBFBF" w:themeFill="background1" w:themeFillShade="BF"/>
          </w:tcPr>
          <w:p w14:paraId="77AF980C" w14:textId="77777777" w:rsidR="00911BB3" w:rsidRPr="006F04F6" w:rsidRDefault="00911BB3">
            <w:pPr>
              <w:rPr>
                <w:rFonts w:ascii="Times New Roman" w:hAnsi="Times New Roman" w:cs="Times New Roman"/>
              </w:rPr>
            </w:pPr>
            <w:r w:rsidRPr="006F04F6">
              <w:rPr>
                <w:rFonts w:ascii="Times New Roman" w:hAnsi="Times New Roman" w:cs="Times New Roman"/>
              </w:rPr>
              <w:t>Rx1</w:t>
            </w:r>
          </w:p>
        </w:tc>
        <w:tc>
          <w:tcPr>
            <w:tcW w:w="1991" w:type="dxa"/>
            <w:shd w:val="clear" w:color="auto" w:fill="BFBFBF" w:themeFill="background1" w:themeFillShade="BF"/>
          </w:tcPr>
          <w:p w14:paraId="2668EE63"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485" w:type="dxa"/>
            <w:shd w:val="clear" w:color="auto" w:fill="BFBFBF" w:themeFill="background1" w:themeFillShade="BF"/>
          </w:tcPr>
          <w:p w14:paraId="228E0058" w14:textId="2716706D"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shd w:val="clear" w:color="auto" w:fill="BFBFBF" w:themeFill="background1" w:themeFillShade="BF"/>
          </w:tcPr>
          <w:p w14:paraId="3CAFE22C" w14:textId="7B57F985"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shd w:val="clear" w:color="auto" w:fill="BFBFBF" w:themeFill="background1" w:themeFillShade="BF"/>
          </w:tcPr>
          <w:p w14:paraId="7D589390" w14:textId="0B7C5DBB" w:rsidR="00911BB3" w:rsidRPr="006F04F6" w:rsidRDefault="00911BB3">
            <w:pPr>
              <w:jc w:val="center"/>
              <w:rPr>
                <w:rFonts w:ascii="Times New Roman" w:hAnsi="Times New Roman" w:cs="Times New Roman"/>
              </w:rPr>
            </w:pPr>
            <w:r>
              <w:rPr>
                <w:rFonts w:ascii="Times New Roman" w:hAnsi="Times New Roman" w:cs="Times New Roman"/>
              </w:rPr>
              <w:t>2</w:t>
            </w:r>
            <w:r w:rsidR="00F74ABF">
              <w:rPr>
                <w:rFonts w:ascii="Times New Roman" w:hAnsi="Times New Roman" w:cs="Times New Roman"/>
              </w:rPr>
              <w:t>5</w:t>
            </w:r>
          </w:p>
        </w:tc>
      </w:tr>
      <w:tr w:rsidR="00911BB3" w:rsidRPr="006F04F6" w14:paraId="45EC85A5" w14:textId="4A21FAFD" w:rsidTr="00AE150E">
        <w:tc>
          <w:tcPr>
            <w:tcW w:w="1890" w:type="dxa"/>
            <w:shd w:val="clear" w:color="auto" w:fill="D9D9D9" w:themeFill="background1" w:themeFillShade="D9"/>
          </w:tcPr>
          <w:p w14:paraId="703A433D" w14:textId="77777777" w:rsidR="00911BB3" w:rsidRPr="006F04F6" w:rsidRDefault="00911BB3">
            <w:pPr>
              <w:rPr>
                <w:rFonts w:ascii="Times New Roman" w:hAnsi="Times New Roman" w:cs="Times New Roman"/>
              </w:rPr>
            </w:pPr>
            <w:r w:rsidRPr="006F04F6">
              <w:rPr>
                <w:rFonts w:ascii="Times New Roman" w:hAnsi="Times New Roman" w:cs="Times New Roman"/>
              </w:rPr>
              <w:t>R1a</w:t>
            </w:r>
          </w:p>
        </w:tc>
        <w:tc>
          <w:tcPr>
            <w:tcW w:w="1991" w:type="dxa"/>
            <w:shd w:val="clear" w:color="auto" w:fill="D9D9D9" w:themeFill="background1" w:themeFillShade="D9"/>
          </w:tcPr>
          <w:p w14:paraId="0632696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4</w:t>
            </w:r>
          </w:p>
        </w:tc>
        <w:tc>
          <w:tcPr>
            <w:tcW w:w="1485" w:type="dxa"/>
            <w:shd w:val="clear" w:color="auto" w:fill="D9D9D9" w:themeFill="background1" w:themeFillShade="D9"/>
          </w:tcPr>
          <w:p w14:paraId="57018F9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530" w:type="dxa"/>
            <w:shd w:val="clear" w:color="auto" w:fill="D9D9D9" w:themeFill="background1" w:themeFillShade="D9"/>
          </w:tcPr>
          <w:p w14:paraId="71EDAC01"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D9D9D9" w:themeFill="background1" w:themeFillShade="D9"/>
          </w:tcPr>
          <w:p w14:paraId="14A6A989" w14:textId="3C724A67" w:rsidR="00911BB3" w:rsidRPr="006F04F6" w:rsidRDefault="00F74ABF">
            <w:pPr>
              <w:jc w:val="center"/>
              <w:rPr>
                <w:rFonts w:ascii="Times New Roman" w:hAnsi="Times New Roman" w:cs="Times New Roman"/>
              </w:rPr>
            </w:pPr>
            <w:r>
              <w:rPr>
                <w:rFonts w:ascii="Times New Roman" w:hAnsi="Times New Roman" w:cs="Times New Roman"/>
              </w:rPr>
              <w:t>1</w:t>
            </w:r>
          </w:p>
        </w:tc>
      </w:tr>
      <w:tr w:rsidR="00911BB3" w:rsidRPr="006F04F6" w14:paraId="0CCEE6BB" w14:textId="58C29647" w:rsidTr="00AE150E">
        <w:tc>
          <w:tcPr>
            <w:tcW w:w="1890" w:type="dxa"/>
            <w:shd w:val="clear" w:color="auto" w:fill="D9D9D9" w:themeFill="background1" w:themeFillShade="D9"/>
          </w:tcPr>
          <w:p w14:paraId="1DCFD858" w14:textId="77777777" w:rsidR="00911BB3" w:rsidRPr="006F04F6" w:rsidRDefault="00911BB3">
            <w:pPr>
              <w:rPr>
                <w:rFonts w:ascii="Times New Roman" w:hAnsi="Times New Roman" w:cs="Times New Roman"/>
              </w:rPr>
            </w:pPr>
            <w:r w:rsidRPr="006F04F6">
              <w:rPr>
                <w:rFonts w:ascii="Times New Roman" w:hAnsi="Times New Roman" w:cs="Times New Roman"/>
              </w:rPr>
              <w:t>R1b</w:t>
            </w:r>
          </w:p>
        </w:tc>
        <w:tc>
          <w:tcPr>
            <w:tcW w:w="1991" w:type="dxa"/>
            <w:shd w:val="clear" w:color="auto" w:fill="D9D9D9" w:themeFill="background1" w:themeFillShade="D9"/>
          </w:tcPr>
          <w:p w14:paraId="49AB73CC"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485" w:type="dxa"/>
            <w:shd w:val="clear" w:color="auto" w:fill="D9D9D9" w:themeFill="background1" w:themeFillShade="D9"/>
          </w:tcPr>
          <w:p w14:paraId="51862C0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530" w:type="dxa"/>
            <w:shd w:val="clear" w:color="auto" w:fill="D9D9D9" w:themeFill="background1" w:themeFillShade="D9"/>
          </w:tcPr>
          <w:p w14:paraId="2354F1D9"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3C0C13C2" w14:textId="345A8B99" w:rsidR="00911BB3" w:rsidRPr="006F04F6" w:rsidRDefault="00911BB3">
            <w:pPr>
              <w:jc w:val="center"/>
              <w:rPr>
                <w:rFonts w:ascii="Times New Roman" w:hAnsi="Times New Roman" w:cs="Times New Roman"/>
              </w:rPr>
            </w:pPr>
            <w:r>
              <w:rPr>
                <w:rFonts w:ascii="Times New Roman" w:hAnsi="Times New Roman" w:cs="Times New Roman"/>
              </w:rPr>
              <w:t>1</w:t>
            </w:r>
            <w:r w:rsidR="00F74ABF">
              <w:rPr>
                <w:rFonts w:ascii="Times New Roman" w:hAnsi="Times New Roman" w:cs="Times New Roman"/>
              </w:rPr>
              <w:t>6</w:t>
            </w:r>
          </w:p>
        </w:tc>
      </w:tr>
      <w:tr w:rsidR="00911BB3" w:rsidRPr="006F04F6" w14:paraId="4CD27D2D" w14:textId="365EDDE2" w:rsidTr="00AE150E">
        <w:tc>
          <w:tcPr>
            <w:tcW w:w="1890" w:type="dxa"/>
            <w:shd w:val="clear" w:color="auto" w:fill="BFBFBF" w:themeFill="background1" w:themeFillShade="BF"/>
          </w:tcPr>
          <w:p w14:paraId="78763FB0" w14:textId="77777777" w:rsidR="00911BB3" w:rsidRPr="006F04F6" w:rsidRDefault="00911BB3">
            <w:pPr>
              <w:rPr>
                <w:rFonts w:ascii="Times New Roman" w:hAnsi="Times New Roman" w:cs="Times New Roman"/>
              </w:rPr>
            </w:pPr>
            <w:r w:rsidRPr="006F04F6">
              <w:rPr>
                <w:rFonts w:ascii="Times New Roman" w:hAnsi="Times New Roman" w:cs="Times New Roman"/>
              </w:rPr>
              <w:t>R2a</w:t>
            </w:r>
          </w:p>
        </w:tc>
        <w:tc>
          <w:tcPr>
            <w:tcW w:w="1991" w:type="dxa"/>
            <w:shd w:val="clear" w:color="auto" w:fill="BFBFBF" w:themeFill="background1" w:themeFillShade="BF"/>
          </w:tcPr>
          <w:p w14:paraId="6B764622"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6</w:t>
            </w:r>
          </w:p>
        </w:tc>
        <w:tc>
          <w:tcPr>
            <w:tcW w:w="1485" w:type="dxa"/>
            <w:shd w:val="clear" w:color="auto" w:fill="BFBFBF" w:themeFill="background1" w:themeFillShade="BF"/>
          </w:tcPr>
          <w:p w14:paraId="336D88A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530" w:type="dxa"/>
            <w:shd w:val="clear" w:color="auto" w:fill="BFBFBF" w:themeFill="background1" w:themeFillShade="BF"/>
          </w:tcPr>
          <w:p w14:paraId="0C2043B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BFBFBF" w:themeFill="background1" w:themeFillShade="BF"/>
          </w:tcPr>
          <w:p w14:paraId="7072E9DC" w14:textId="6C4E9215" w:rsidR="00911BB3" w:rsidRPr="006F04F6" w:rsidRDefault="00F74ABF">
            <w:pPr>
              <w:jc w:val="center"/>
              <w:rPr>
                <w:rFonts w:ascii="Times New Roman" w:hAnsi="Times New Roman" w:cs="Times New Roman"/>
              </w:rPr>
            </w:pPr>
            <w:r>
              <w:rPr>
                <w:rFonts w:ascii="Times New Roman" w:hAnsi="Times New Roman" w:cs="Times New Roman"/>
              </w:rPr>
              <w:t>2</w:t>
            </w:r>
          </w:p>
        </w:tc>
      </w:tr>
      <w:tr w:rsidR="00911BB3" w:rsidRPr="006F04F6" w14:paraId="143DB30F" w14:textId="0382970F" w:rsidTr="00AE150E">
        <w:tc>
          <w:tcPr>
            <w:tcW w:w="1890" w:type="dxa"/>
            <w:shd w:val="clear" w:color="auto" w:fill="BFBFBF" w:themeFill="background1" w:themeFillShade="BF"/>
          </w:tcPr>
          <w:p w14:paraId="4218FBF1" w14:textId="77777777" w:rsidR="00911BB3" w:rsidRPr="006F04F6" w:rsidRDefault="00911BB3">
            <w:pPr>
              <w:rPr>
                <w:rFonts w:ascii="Times New Roman" w:hAnsi="Times New Roman" w:cs="Times New Roman"/>
              </w:rPr>
            </w:pPr>
            <w:r w:rsidRPr="006F04F6">
              <w:rPr>
                <w:rFonts w:ascii="Times New Roman" w:hAnsi="Times New Roman" w:cs="Times New Roman"/>
              </w:rPr>
              <w:t>Rx2b</w:t>
            </w:r>
          </w:p>
        </w:tc>
        <w:tc>
          <w:tcPr>
            <w:tcW w:w="1991" w:type="dxa"/>
            <w:shd w:val="clear" w:color="auto" w:fill="BFBFBF" w:themeFill="background1" w:themeFillShade="BF"/>
          </w:tcPr>
          <w:p w14:paraId="53862929"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7</w:t>
            </w:r>
          </w:p>
        </w:tc>
        <w:tc>
          <w:tcPr>
            <w:tcW w:w="1485" w:type="dxa"/>
            <w:shd w:val="clear" w:color="auto" w:fill="BFBFBF" w:themeFill="background1" w:themeFillShade="BF"/>
          </w:tcPr>
          <w:p w14:paraId="5CE5F73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530" w:type="dxa"/>
            <w:shd w:val="clear" w:color="auto" w:fill="BFBFBF" w:themeFill="background1" w:themeFillShade="BF"/>
          </w:tcPr>
          <w:p w14:paraId="7D49D35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895" w:type="dxa"/>
            <w:shd w:val="clear" w:color="auto" w:fill="BFBFBF" w:themeFill="background1" w:themeFillShade="BF"/>
          </w:tcPr>
          <w:p w14:paraId="43E9D0EC" w14:textId="21BDCA54" w:rsidR="00911BB3" w:rsidRPr="006F04F6" w:rsidRDefault="00F74ABF">
            <w:pPr>
              <w:jc w:val="center"/>
              <w:rPr>
                <w:rFonts w:ascii="Times New Roman" w:hAnsi="Times New Roman" w:cs="Times New Roman"/>
              </w:rPr>
            </w:pPr>
            <w:r>
              <w:rPr>
                <w:rFonts w:ascii="Times New Roman" w:hAnsi="Times New Roman" w:cs="Times New Roman"/>
              </w:rPr>
              <w:t>15</w:t>
            </w:r>
          </w:p>
        </w:tc>
      </w:tr>
      <w:tr w:rsidR="00911BB3" w:rsidRPr="006F04F6" w14:paraId="269F5735" w14:textId="7C00C998" w:rsidTr="00AE150E">
        <w:tc>
          <w:tcPr>
            <w:tcW w:w="1890" w:type="dxa"/>
            <w:shd w:val="clear" w:color="auto" w:fill="D9D9D9" w:themeFill="background1" w:themeFillShade="D9"/>
          </w:tcPr>
          <w:p w14:paraId="1E0B0312" w14:textId="77777777" w:rsidR="00911BB3" w:rsidRPr="006F04F6" w:rsidRDefault="00911BB3">
            <w:pPr>
              <w:rPr>
                <w:rFonts w:ascii="Times New Roman" w:hAnsi="Times New Roman" w:cs="Times New Roman"/>
              </w:rPr>
            </w:pPr>
            <w:r w:rsidRPr="006F04F6">
              <w:rPr>
                <w:rFonts w:ascii="Times New Roman" w:hAnsi="Times New Roman" w:cs="Times New Roman"/>
              </w:rPr>
              <w:t>Rx2a</w:t>
            </w:r>
          </w:p>
        </w:tc>
        <w:tc>
          <w:tcPr>
            <w:tcW w:w="1991" w:type="dxa"/>
            <w:shd w:val="clear" w:color="auto" w:fill="D9D9D9" w:themeFill="background1" w:themeFillShade="D9"/>
          </w:tcPr>
          <w:p w14:paraId="27817AF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8</w:t>
            </w:r>
          </w:p>
        </w:tc>
        <w:tc>
          <w:tcPr>
            <w:tcW w:w="1485" w:type="dxa"/>
            <w:shd w:val="clear" w:color="auto" w:fill="D9D9D9" w:themeFill="background1" w:themeFillShade="D9"/>
          </w:tcPr>
          <w:p w14:paraId="2D58379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530" w:type="dxa"/>
            <w:shd w:val="clear" w:color="auto" w:fill="D9D9D9" w:themeFill="background1" w:themeFillShade="D9"/>
          </w:tcPr>
          <w:p w14:paraId="2C5A7DF8"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4542C095" w14:textId="4A73C4A2" w:rsidR="00911BB3" w:rsidRPr="006F04F6" w:rsidRDefault="00F74ABF">
            <w:pPr>
              <w:jc w:val="center"/>
              <w:rPr>
                <w:rFonts w:ascii="Times New Roman" w:hAnsi="Times New Roman" w:cs="Times New Roman"/>
              </w:rPr>
            </w:pPr>
            <w:r>
              <w:rPr>
                <w:rFonts w:ascii="Times New Roman" w:hAnsi="Times New Roman" w:cs="Times New Roman"/>
              </w:rPr>
              <w:t>7</w:t>
            </w:r>
          </w:p>
        </w:tc>
      </w:tr>
      <w:tr w:rsidR="00911BB3" w:rsidRPr="006F04F6" w14:paraId="688D8765" w14:textId="2CE2F16B" w:rsidTr="00AE150E">
        <w:tc>
          <w:tcPr>
            <w:tcW w:w="1890" w:type="dxa"/>
            <w:shd w:val="clear" w:color="auto" w:fill="BFBFBF" w:themeFill="background1" w:themeFillShade="BF"/>
          </w:tcPr>
          <w:p w14:paraId="49E14400" w14:textId="77777777" w:rsidR="00911BB3" w:rsidRPr="006F04F6" w:rsidRDefault="00911BB3">
            <w:pPr>
              <w:rPr>
                <w:rFonts w:ascii="Times New Roman" w:hAnsi="Times New Roman" w:cs="Times New Roman"/>
              </w:rPr>
            </w:pPr>
            <w:r w:rsidRPr="006F04F6">
              <w:rPr>
                <w:rFonts w:ascii="Times New Roman" w:hAnsi="Times New Roman" w:cs="Times New Roman"/>
              </w:rPr>
              <w:t>R2b</w:t>
            </w:r>
          </w:p>
        </w:tc>
        <w:tc>
          <w:tcPr>
            <w:tcW w:w="1991" w:type="dxa"/>
            <w:shd w:val="clear" w:color="auto" w:fill="BFBFBF" w:themeFill="background1" w:themeFillShade="BF"/>
          </w:tcPr>
          <w:p w14:paraId="61FA933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9</w:t>
            </w:r>
          </w:p>
        </w:tc>
        <w:tc>
          <w:tcPr>
            <w:tcW w:w="1485" w:type="dxa"/>
            <w:shd w:val="clear" w:color="auto" w:fill="BFBFBF" w:themeFill="background1" w:themeFillShade="BF"/>
          </w:tcPr>
          <w:p w14:paraId="64EF3977"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4</w:t>
            </w:r>
          </w:p>
        </w:tc>
        <w:tc>
          <w:tcPr>
            <w:tcW w:w="1530" w:type="dxa"/>
            <w:shd w:val="clear" w:color="auto" w:fill="BFBFBF" w:themeFill="background1" w:themeFillShade="BF"/>
          </w:tcPr>
          <w:p w14:paraId="487C6DCF"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3</w:t>
            </w:r>
          </w:p>
        </w:tc>
        <w:tc>
          <w:tcPr>
            <w:tcW w:w="1895" w:type="dxa"/>
            <w:shd w:val="clear" w:color="auto" w:fill="BFBFBF" w:themeFill="background1" w:themeFillShade="BF"/>
          </w:tcPr>
          <w:p w14:paraId="19544ED2" w14:textId="09CA483F" w:rsidR="00911BB3" w:rsidRPr="006F04F6" w:rsidRDefault="00F74ABF">
            <w:pPr>
              <w:jc w:val="center"/>
              <w:rPr>
                <w:rFonts w:ascii="Times New Roman" w:hAnsi="Times New Roman" w:cs="Times New Roman"/>
              </w:rPr>
            </w:pPr>
            <w:r>
              <w:rPr>
                <w:rFonts w:ascii="Times New Roman" w:hAnsi="Times New Roman" w:cs="Times New Roman"/>
              </w:rPr>
              <w:t>8</w:t>
            </w:r>
          </w:p>
        </w:tc>
      </w:tr>
      <w:tr w:rsidR="00911BB3" w:rsidRPr="006F04F6" w14:paraId="272DE208" w14:textId="52608390" w:rsidTr="00AE150E">
        <w:tc>
          <w:tcPr>
            <w:tcW w:w="1890" w:type="dxa"/>
            <w:shd w:val="clear" w:color="auto" w:fill="D9D9D9" w:themeFill="background1" w:themeFillShade="D9"/>
          </w:tcPr>
          <w:p w14:paraId="18902ECC" w14:textId="77777777" w:rsidR="00911BB3" w:rsidRPr="006F04F6" w:rsidRDefault="00911BB3">
            <w:pPr>
              <w:rPr>
                <w:rFonts w:ascii="Times New Roman" w:hAnsi="Times New Roman" w:cs="Times New Roman"/>
              </w:rPr>
            </w:pPr>
            <w:r w:rsidRPr="006F04F6">
              <w:rPr>
                <w:rFonts w:ascii="Times New Roman" w:hAnsi="Times New Roman" w:cs="Times New Roman"/>
              </w:rPr>
              <w:t>R3a</w:t>
            </w:r>
          </w:p>
        </w:tc>
        <w:tc>
          <w:tcPr>
            <w:tcW w:w="1991" w:type="dxa"/>
            <w:shd w:val="clear" w:color="auto" w:fill="D9D9D9" w:themeFill="background1" w:themeFillShade="D9"/>
          </w:tcPr>
          <w:p w14:paraId="6E5FFA4F"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10</w:t>
            </w:r>
          </w:p>
        </w:tc>
        <w:tc>
          <w:tcPr>
            <w:tcW w:w="1485" w:type="dxa"/>
            <w:shd w:val="clear" w:color="auto" w:fill="D9D9D9" w:themeFill="background1" w:themeFillShade="D9"/>
          </w:tcPr>
          <w:p w14:paraId="73129D5C"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530" w:type="dxa"/>
            <w:shd w:val="clear" w:color="auto" w:fill="D9D9D9" w:themeFill="background1" w:themeFillShade="D9"/>
          </w:tcPr>
          <w:p w14:paraId="2C2BCB95"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w:t>
            </w:r>
          </w:p>
        </w:tc>
        <w:tc>
          <w:tcPr>
            <w:tcW w:w="1895" w:type="dxa"/>
            <w:shd w:val="clear" w:color="auto" w:fill="D9D9D9" w:themeFill="background1" w:themeFillShade="D9"/>
          </w:tcPr>
          <w:p w14:paraId="5BA40AC5" w14:textId="7BF3CC62" w:rsidR="00911BB3" w:rsidRPr="006F04F6" w:rsidRDefault="00F74ABF">
            <w:pPr>
              <w:jc w:val="center"/>
              <w:rPr>
                <w:rFonts w:ascii="Times New Roman" w:hAnsi="Times New Roman" w:cs="Times New Roman"/>
              </w:rPr>
            </w:pPr>
            <w:r>
              <w:rPr>
                <w:rFonts w:ascii="Times New Roman" w:hAnsi="Times New Roman" w:cs="Times New Roman"/>
              </w:rPr>
              <w:t>22</w:t>
            </w:r>
          </w:p>
        </w:tc>
      </w:tr>
      <w:tr w:rsidR="00911BB3" w:rsidRPr="006F04F6" w14:paraId="1B244E43" w14:textId="3F3E1124" w:rsidTr="00AE150E">
        <w:tc>
          <w:tcPr>
            <w:tcW w:w="1890" w:type="dxa"/>
            <w:shd w:val="clear" w:color="auto" w:fill="D9D9D9" w:themeFill="background1" w:themeFillShade="D9"/>
          </w:tcPr>
          <w:p w14:paraId="26450AA6" w14:textId="77777777" w:rsidR="00911BB3" w:rsidRPr="006F04F6" w:rsidRDefault="00911BB3">
            <w:pPr>
              <w:rPr>
                <w:rFonts w:ascii="Times New Roman" w:hAnsi="Times New Roman" w:cs="Times New Roman"/>
              </w:rPr>
            </w:pPr>
            <w:r w:rsidRPr="006F04F6">
              <w:rPr>
                <w:rFonts w:ascii="Times New Roman" w:hAnsi="Times New Roman" w:cs="Times New Roman"/>
              </w:rPr>
              <w:t>R3b</w:t>
            </w:r>
          </w:p>
        </w:tc>
        <w:tc>
          <w:tcPr>
            <w:tcW w:w="1991" w:type="dxa"/>
            <w:shd w:val="clear" w:color="auto" w:fill="D9D9D9" w:themeFill="background1" w:themeFillShade="D9"/>
          </w:tcPr>
          <w:p w14:paraId="41B64F8E"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11</w:t>
            </w:r>
          </w:p>
        </w:tc>
        <w:tc>
          <w:tcPr>
            <w:tcW w:w="1485" w:type="dxa"/>
            <w:shd w:val="clear" w:color="auto" w:fill="D9D9D9" w:themeFill="background1" w:themeFillShade="D9"/>
          </w:tcPr>
          <w:p w14:paraId="0A16DED8"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5</w:t>
            </w:r>
          </w:p>
        </w:tc>
        <w:tc>
          <w:tcPr>
            <w:tcW w:w="1530" w:type="dxa"/>
            <w:shd w:val="clear" w:color="auto" w:fill="D9D9D9" w:themeFill="background1" w:themeFillShade="D9"/>
          </w:tcPr>
          <w:p w14:paraId="2A6FB94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2</w:t>
            </w:r>
          </w:p>
        </w:tc>
        <w:tc>
          <w:tcPr>
            <w:tcW w:w="1895" w:type="dxa"/>
            <w:shd w:val="clear" w:color="auto" w:fill="D9D9D9" w:themeFill="background1" w:themeFillShade="D9"/>
          </w:tcPr>
          <w:p w14:paraId="4B24694B" w14:textId="52F4C476" w:rsidR="00911BB3" w:rsidRPr="006F04F6" w:rsidRDefault="00F74ABF">
            <w:pPr>
              <w:jc w:val="center"/>
              <w:rPr>
                <w:rFonts w:ascii="Times New Roman" w:hAnsi="Times New Roman" w:cs="Times New Roman"/>
              </w:rPr>
            </w:pPr>
            <w:r>
              <w:rPr>
                <w:rFonts w:ascii="Times New Roman" w:hAnsi="Times New Roman" w:cs="Times New Roman"/>
              </w:rPr>
              <w:t>9</w:t>
            </w:r>
          </w:p>
        </w:tc>
      </w:tr>
      <w:tr w:rsidR="00911BB3" w:rsidRPr="006F04F6" w14:paraId="266021A9" w14:textId="4EE84C92" w:rsidTr="00AE150E">
        <w:tc>
          <w:tcPr>
            <w:tcW w:w="1890" w:type="dxa"/>
            <w:tcBorders>
              <w:bottom w:val="single" w:sz="4" w:space="0" w:color="auto"/>
            </w:tcBorders>
          </w:tcPr>
          <w:p w14:paraId="5ADB15EA" w14:textId="708F6740" w:rsidR="00911BB3" w:rsidRPr="006F04F6" w:rsidRDefault="00ED5EFE">
            <w:pPr>
              <w:rPr>
                <w:rFonts w:ascii="Times New Roman" w:hAnsi="Times New Roman" w:cs="Times New Roman"/>
              </w:rPr>
            </w:pPr>
            <w:r>
              <w:rPr>
                <w:rFonts w:ascii="Times New Roman" w:hAnsi="Times New Roman" w:cs="Times New Roman"/>
              </w:rPr>
              <w:t>HoT</w:t>
            </w:r>
          </w:p>
        </w:tc>
        <w:tc>
          <w:tcPr>
            <w:tcW w:w="1991" w:type="dxa"/>
            <w:tcBorders>
              <w:bottom w:val="single" w:sz="4" w:space="0" w:color="auto"/>
            </w:tcBorders>
          </w:tcPr>
          <w:p w14:paraId="21E486FB" w14:textId="77777777" w:rsidR="00911BB3" w:rsidRPr="006F04F6" w:rsidRDefault="00911BB3">
            <w:pPr>
              <w:jc w:val="center"/>
              <w:rPr>
                <w:rFonts w:ascii="Times New Roman" w:hAnsi="Times New Roman" w:cs="Times New Roman"/>
              </w:rPr>
            </w:pPr>
            <w:r w:rsidRPr="006F04F6">
              <w:rPr>
                <w:rFonts w:ascii="Times New Roman" w:hAnsi="Times New Roman" w:cs="Times New Roman"/>
              </w:rPr>
              <w:t>12</w:t>
            </w:r>
          </w:p>
        </w:tc>
        <w:tc>
          <w:tcPr>
            <w:tcW w:w="1485" w:type="dxa"/>
            <w:tcBorders>
              <w:bottom w:val="single" w:sz="4" w:space="0" w:color="auto"/>
            </w:tcBorders>
          </w:tcPr>
          <w:p w14:paraId="571AFDE9" w14:textId="6837EADB" w:rsidR="00911BB3" w:rsidRPr="006F04F6" w:rsidRDefault="00AE150E">
            <w:pPr>
              <w:jc w:val="center"/>
              <w:rPr>
                <w:rFonts w:ascii="Times New Roman" w:hAnsi="Times New Roman" w:cs="Times New Roman"/>
              </w:rPr>
            </w:pPr>
            <w:r>
              <w:rPr>
                <w:rFonts w:ascii="Times New Roman" w:hAnsi="Times New Roman" w:cs="Times New Roman"/>
              </w:rPr>
              <w:t>-</w:t>
            </w:r>
          </w:p>
        </w:tc>
        <w:tc>
          <w:tcPr>
            <w:tcW w:w="1530" w:type="dxa"/>
            <w:tcBorders>
              <w:bottom w:val="single" w:sz="4" w:space="0" w:color="auto"/>
            </w:tcBorders>
          </w:tcPr>
          <w:p w14:paraId="418BAC5C" w14:textId="790C4ECC" w:rsidR="00911BB3" w:rsidRPr="006F04F6" w:rsidRDefault="00AE150E">
            <w:pPr>
              <w:jc w:val="center"/>
              <w:rPr>
                <w:rFonts w:ascii="Times New Roman" w:hAnsi="Times New Roman" w:cs="Times New Roman"/>
              </w:rPr>
            </w:pPr>
            <w:r>
              <w:rPr>
                <w:rFonts w:ascii="Times New Roman" w:hAnsi="Times New Roman" w:cs="Times New Roman"/>
              </w:rPr>
              <w:t>-</w:t>
            </w:r>
          </w:p>
        </w:tc>
        <w:tc>
          <w:tcPr>
            <w:tcW w:w="1895" w:type="dxa"/>
            <w:tcBorders>
              <w:bottom w:val="single" w:sz="4" w:space="0" w:color="auto"/>
            </w:tcBorders>
          </w:tcPr>
          <w:p w14:paraId="40CE4D36" w14:textId="7529A984" w:rsidR="00911BB3" w:rsidRPr="006F04F6" w:rsidRDefault="00F74ABF">
            <w:pPr>
              <w:jc w:val="center"/>
              <w:rPr>
                <w:rFonts w:ascii="Times New Roman" w:hAnsi="Times New Roman" w:cs="Times New Roman"/>
              </w:rPr>
            </w:pPr>
            <w:r>
              <w:rPr>
                <w:rFonts w:ascii="Times New Roman" w:hAnsi="Times New Roman" w:cs="Times New Roman"/>
              </w:rPr>
              <w:t>4</w:t>
            </w:r>
            <w:r w:rsidR="00CB3346">
              <w:rPr>
                <w:rFonts w:ascii="Times New Roman" w:hAnsi="Times New Roman" w:cs="Times New Roman"/>
              </w:rPr>
              <w:t>4</w:t>
            </w:r>
          </w:p>
        </w:tc>
      </w:tr>
    </w:tbl>
    <w:p w14:paraId="50F81ADF" w14:textId="5EB1ECF5" w:rsidR="00911BB3" w:rsidRDefault="00911BB3" w:rsidP="00911BB3">
      <w:pPr>
        <w:rPr>
          <w:rFonts w:ascii="Times New Roman" w:hAnsi="Times New Roman" w:cs="Times New Roman"/>
        </w:rPr>
      </w:pPr>
    </w:p>
    <w:p w14:paraId="436A5572" w14:textId="24AF5E6F" w:rsidR="007471D6" w:rsidRDefault="007471D6" w:rsidP="00911BB3">
      <w:pPr>
        <w:rPr>
          <w:rFonts w:ascii="Times New Roman" w:hAnsi="Times New Roman" w:cs="Times New Roman"/>
        </w:rPr>
      </w:pPr>
    </w:p>
    <w:p w14:paraId="76C67E1F" w14:textId="13928DF1" w:rsidR="007471D6" w:rsidRDefault="007471D6" w:rsidP="00911BB3">
      <w:pPr>
        <w:rPr>
          <w:rFonts w:ascii="Times New Roman" w:hAnsi="Times New Roman" w:cs="Times New Roman"/>
        </w:rPr>
      </w:pPr>
    </w:p>
    <w:p w14:paraId="7E950F33" w14:textId="77777777" w:rsidR="00EA12C4" w:rsidRDefault="00EA12C4" w:rsidP="00911BB3">
      <w:pPr>
        <w:rPr>
          <w:rFonts w:ascii="Times New Roman" w:hAnsi="Times New Roman" w:cs="Times New Roman"/>
        </w:rPr>
        <w:sectPr w:rsidR="00EA12C4" w:rsidSect="00AC3706">
          <w:pgSz w:w="12240" w:h="15840"/>
          <w:pgMar w:top="1440" w:right="1440" w:bottom="1440" w:left="1440" w:header="720" w:footer="720" w:gutter="0"/>
          <w:cols w:space="720"/>
          <w:docGrid w:linePitch="360"/>
        </w:sectPr>
      </w:pPr>
    </w:p>
    <w:bookmarkEnd w:id="15"/>
    <w:p w14:paraId="65D0A23E" w14:textId="04E16DCC" w:rsidR="00FB10CB" w:rsidRDefault="00FB10CB" w:rsidP="00FB10CB">
      <w:pPr>
        <w:pStyle w:val="Heading1"/>
        <w:rPr>
          <w:rFonts w:ascii="Times New Roman" w:hAnsi="Times New Roman" w:cs="Times New Roman"/>
        </w:rPr>
      </w:pPr>
      <w:r w:rsidRPr="00FB10CB">
        <w:rPr>
          <w:rFonts w:ascii="Times New Roman" w:hAnsi="Times New Roman" w:cs="Times New Roman"/>
        </w:rPr>
        <w:lastRenderedPageBreak/>
        <w:t>Figures</w:t>
      </w:r>
    </w:p>
    <w:p w14:paraId="39CE1D2F" w14:textId="56DA7C5A" w:rsidR="00FB10CB" w:rsidRDefault="00A60FE7" w:rsidP="00FB10CB">
      <w:pPr>
        <w:keepNext/>
      </w:pPr>
      <w:r>
        <w:rPr>
          <w:noProof/>
        </w:rPr>
        <w:drawing>
          <wp:inline distT="0" distB="0" distL="0" distR="0" wp14:anchorId="16E17E43" wp14:editId="5107E2D9">
            <wp:extent cx="4592787" cy="7632071"/>
            <wp:effectExtent l="0" t="0" r="0" b="6985"/>
            <wp:docPr id="1126020327" name="Picture 1" descr="A map of the pacific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0327" name="Picture 1" descr="A map of the pacific ocea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6005" cy="7637419"/>
                    </a:xfrm>
                    <a:prstGeom prst="rect">
                      <a:avLst/>
                    </a:prstGeom>
                  </pic:spPr>
                </pic:pic>
              </a:graphicData>
            </a:graphic>
          </wp:inline>
        </w:drawing>
      </w:r>
    </w:p>
    <w:p w14:paraId="6E64F96A" w14:textId="331B75B5" w:rsidR="00AD6F24" w:rsidRDefault="5CC0D5ED" w:rsidP="004C2415">
      <w:pPr>
        <w:pStyle w:val="Caption"/>
      </w:pPr>
      <w:bookmarkStart w:id="16" w:name="_Ref121752368"/>
      <w:r>
        <w:lastRenderedPageBreak/>
        <w:t xml:space="preserve">Figure </w:t>
      </w:r>
      <w:r w:rsidR="3CA7D376" w:rsidRPr="7237CBF1">
        <w:fldChar w:fldCharType="begin"/>
      </w:r>
      <w:r w:rsidR="3CA7D376">
        <w:instrText xml:space="preserve"> SEQ Figure \* ARABIC </w:instrText>
      </w:r>
      <w:r w:rsidR="3CA7D376" w:rsidRPr="7237CBF1">
        <w:fldChar w:fldCharType="separate"/>
      </w:r>
      <w:r w:rsidR="00D733C1">
        <w:rPr>
          <w:noProof/>
        </w:rPr>
        <w:t>1</w:t>
      </w:r>
      <w:r w:rsidR="3CA7D376" w:rsidRPr="7237CBF1">
        <w:rPr>
          <w:noProof/>
        </w:rPr>
        <w:fldChar w:fldCharType="end"/>
      </w:r>
      <w:bookmarkEnd w:id="16"/>
      <w:r>
        <w:t xml:space="preserve">: </w:t>
      </w:r>
      <w:r w:rsidR="007F4AFA">
        <w:t xml:space="preserve">Panel A: </w:t>
      </w:r>
      <w:r w:rsidR="00615BC0">
        <w:t>Map of Northeast Canada, with</w:t>
      </w:r>
      <w:r w:rsidR="006D6CBD">
        <w:t xml:space="preserve"> highlighted</w:t>
      </w:r>
      <w:r w:rsidR="00615BC0">
        <w:t xml:space="preserve"> </w:t>
      </w:r>
      <w:r w:rsidR="007F4AFA" w:rsidRPr="007F4AFA">
        <w:t>Restigouche River catchment</w:t>
      </w:r>
      <w:r w:rsidR="006D6CBD">
        <w:t xml:space="preserve"> (in green) and the various receivers used in the s</w:t>
      </w:r>
      <w:r w:rsidR="006502E8">
        <w:t xml:space="preserve">tudy (colored dots). </w:t>
      </w:r>
      <w:r>
        <w:t xml:space="preserve">Panel </w:t>
      </w:r>
      <w:r w:rsidR="008E6AAD">
        <w:t>B</w:t>
      </w:r>
      <w:r>
        <w:t xml:space="preserve">, Satellite </w:t>
      </w:r>
      <w:r w:rsidR="20C73C30">
        <w:t xml:space="preserve">image </w:t>
      </w:r>
      <w:r>
        <w:t>(</w:t>
      </w:r>
      <w:r w:rsidR="7CA1F06C">
        <w:t>16 Sept. 2021, Google Earth</w:t>
      </w:r>
      <w:r>
        <w:t xml:space="preserve">) of the island network in the Lower Restigouche. Numbered white squares represent the receivers installed during the 2022 experiment in this area. The orange dashed lines indicate the paths that were deemed navigable by out-migrating smolts at the time of the experiment. The blue colored polygons indicate the different zones and channels that a smolt </w:t>
      </w:r>
      <w:r w:rsidR="00E54793">
        <w:t>could</w:t>
      </w:r>
      <w:r>
        <w:t xml:space="preserve"> select and swim through during its downstream migration. The numbered yellow circles indicate the channels available in each zone; within a zone,</w:t>
      </w:r>
      <w:r w:rsidR="00CD48B2">
        <w:t xml:space="preserve"> a</w:t>
      </w:r>
      <w:r>
        <w:t xml:space="preserve"> smolt can only be in one of </w:t>
      </w:r>
      <w:r w:rsidR="00783A5A">
        <w:t>the</w:t>
      </w:r>
      <w:r>
        <w:t xml:space="preserve"> channels</w:t>
      </w:r>
      <w:r w:rsidR="009B3237">
        <w:t xml:space="preserve"> per zone</w:t>
      </w:r>
      <w:r>
        <w:t xml:space="preserve">. </w:t>
      </w:r>
      <w:r w:rsidR="005607CE">
        <w:t>T</w:t>
      </w:r>
      <w:r w:rsidR="003C1F66">
        <w:t xml:space="preserve">he </w:t>
      </w:r>
      <w:r w:rsidR="00E20FD6">
        <w:t>symbols i</w:t>
      </w:r>
      <w:r>
        <w:t xml:space="preserve">ndicate the location of the RSTs installed in the island network as part of the annual smolt monitoring program. Panel </w:t>
      </w:r>
      <w:r w:rsidR="008E6AAD">
        <w:t>C</w:t>
      </w:r>
      <w:r>
        <w:t xml:space="preserve">, Schematic representation of the network of paths usable by smolts. The arrows’ lengths are not proportional to distance, but arrows’ widths are proportional to the </w:t>
      </w:r>
      <w:r w:rsidR="00BC28A7">
        <w:t xml:space="preserve">mean </w:t>
      </w:r>
      <w:r>
        <w:t>probability of a smolt to be in a given channel of a given zone (mean</w:t>
      </w:r>
      <w:r w:rsidR="7CA1F06C">
        <w:t xml:space="preserve"> </w:t>
      </w:r>
      <w:r>
        <w:t>±</w:t>
      </w:r>
      <w:r w:rsidR="7CA1F06C">
        <w:t xml:space="preserve"> </w:t>
      </w:r>
      <w:r>
        <w:t>s</w:t>
      </w:r>
      <w:r w:rsidR="7CA1F06C">
        <w:t>.</w:t>
      </w:r>
      <w:r>
        <w:t>d</w:t>
      </w:r>
      <w:r w:rsidR="7CA1F06C">
        <w:t>.</w:t>
      </w:r>
      <w:r>
        <w:t xml:space="preserve"> above the arrow) based on posterior distribution of the state-space </w:t>
      </w:r>
      <w:r w:rsidR="6FBC62F0">
        <w:t xml:space="preserve">model </w:t>
      </w:r>
      <w:r>
        <w:t>parameters. The sum of all channel probabilities of a given zone sometimes does not add up to one due to rounding error.</w:t>
      </w:r>
    </w:p>
    <w:p w14:paraId="0C9B2B5C" w14:textId="37DB11A2" w:rsidR="00AD6F24" w:rsidRDefault="00AD6F24" w:rsidP="00AD6F24"/>
    <w:p w14:paraId="6A4049F1" w14:textId="77777777" w:rsidR="00AD6F24" w:rsidRDefault="00AD6F24" w:rsidP="00AD6F24"/>
    <w:p w14:paraId="32C1449B" w14:textId="1B6EE632" w:rsidR="00AD6F24" w:rsidRDefault="00E2136C" w:rsidP="00AD6F24">
      <w:pPr>
        <w:keepNext/>
      </w:pPr>
      <w:r>
        <w:rPr>
          <w:noProof/>
          <w:sz w:val="16"/>
          <w:szCs w:val="16"/>
        </w:rPr>
        <w:drawing>
          <wp:inline distT="0" distB="0" distL="0" distR="0" wp14:anchorId="0881D287" wp14:editId="69BD78BB">
            <wp:extent cx="5943600" cy="3962400"/>
            <wp:effectExtent l="0" t="0" r="0" b="0"/>
            <wp:docPr id="1239089742" name="Picture 6" descr="A graph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089742" name="Picture 6" descr="A graph with text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112009" w14:textId="79EBD561" w:rsidR="00634D87" w:rsidRPr="00634D87" w:rsidRDefault="00AD6F24" w:rsidP="00634D87">
      <w:pPr>
        <w:pStyle w:val="Caption"/>
        <w:rPr>
          <w:noProof/>
        </w:rPr>
      </w:pPr>
      <w:bookmarkStart w:id="17" w:name="_Ref129342101"/>
      <w:r>
        <w:t xml:space="preserve">Figure </w:t>
      </w:r>
      <w:fldSimple w:instr=" SEQ Figure \* ARABIC ">
        <w:r w:rsidR="00D733C1">
          <w:rPr>
            <w:noProof/>
          </w:rPr>
          <w:t>2</w:t>
        </w:r>
      </w:fldSimple>
      <w:bookmarkEnd w:id="17"/>
      <w:r w:rsidR="00CC36AF">
        <w:rPr>
          <w:noProof/>
        </w:rPr>
        <w:t>.</w:t>
      </w:r>
      <w:r w:rsidR="00417D81">
        <w:rPr>
          <w:noProof/>
        </w:rPr>
        <w:t xml:space="preserve"> Graphical representation of time of arrival and </w:t>
      </w:r>
      <w:r w:rsidR="005714EF">
        <w:rPr>
          <w:noProof/>
        </w:rPr>
        <w:t>d</w:t>
      </w:r>
      <w:r w:rsidR="00417D81">
        <w:rPr>
          <w:noProof/>
        </w:rPr>
        <w:t xml:space="preserve">eparture of smolts </w:t>
      </w:r>
      <w:r w:rsidR="00312D43">
        <w:rPr>
          <w:noProof/>
        </w:rPr>
        <w:t>in</w:t>
      </w:r>
      <w:r w:rsidR="00417D81">
        <w:rPr>
          <w:noProof/>
        </w:rPr>
        <w:t xml:space="preserve"> the island network (delimited by Rx1 and R3a-b receivers) in the context of the diurnal (light and dark grey areas) and tidal </w:t>
      </w:r>
      <w:r w:rsidR="0574C145" w:rsidRPr="0574C145">
        <w:rPr>
          <w:noProof/>
        </w:rPr>
        <w:t>cycles</w:t>
      </w:r>
      <w:r w:rsidR="00417D81">
        <w:rPr>
          <w:noProof/>
        </w:rPr>
        <w:t xml:space="preserve"> (blue line). </w:t>
      </w:r>
      <w:r w:rsidR="71B76627" w:rsidRPr="71B76627">
        <w:rPr>
          <w:noProof/>
        </w:rPr>
        <w:t>Each horizontal segment</w:t>
      </w:r>
      <w:r w:rsidR="00CC36AF">
        <w:rPr>
          <w:noProof/>
        </w:rPr>
        <w:t xml:space="preserve"> </w:t>
      </w:r>
      <w:r w:rsidR="005A6055">
        <w:rPr>
          <w:noProof/>
        </w:rPr>
        <w:t>trace</w:t>
      </w:r>
      <w:r w:rsidR="00CC36AF">
        <w:rPr>
          <w:noProof/>
        </w:rPr>
        <w:t xml:space="preserve">s an individual smolt, the left and right square indicate the time it was detected for the first time at Rx1 and the last time it was detected at R3a or R3b, respectively. The colour of the segment (green, orange and red) is used as a qualitative indicator of how long the journey through the island network took (less than 100 </w:t>
      </w:r>
      <w:r w:rsidR="006760ED">
        <w:rPr>
          <w:noProof/>
        </w:rPr>
        <w:t>m</w:t>
      </w:r>
      <w:r w:rsidR="00CC36AF">
        <w:rPr>
          <w:noProof/>
        </w:rPr>
        <w:t>in, between 100</w:t>
      </w:r>
      <w:r w:rsidR="006760ED">
        <w:rPr>
          <w:noProof/>
        </w:rPr>
        <w:t xml:space="preserve"> </w:t>
      </w:r>
      <w:r w:rsidR="00CC36AF">
        <w:rPr>
          <w:noProof/>
        </w:rPr>
        <w:t>min and</w:t>
      </w:r>
      <w:r w:rsidR="009C37CA">
        <w:rPr>
          <w:noProof/>
        </w:rPr>
        <w:t xml:space="preserve"> 8 hours and </w:t>
      </w:r>
      <w:r w:rsidR="00CC36AF">
        <w:rPr>
          <w:noProof/>
        </w:rPr>
        <w:t>more than 8 hours, respectively).</w:t>
      </w:r>
      <w:r w:rsidR="00634D87">
        <w:rPr>
          <w:noProof/>
        </w:rPr>
        <w:t xml:space="preserve"> Tide</w:t>
      </w:r>
      <w:r w:rsidR="0080538A">
        <w:rPr>
          <w:noProof/>
        </w:rPr>
        <w:t xml:space="preserve"> (station </w:t>
      </w:r>
      <w:r w:rsidR="00D571D9" w:rsidRPr="00D571D9">
        <w:rPr>
          <w:noProof/>
        </w:rPr>
        <w:t xml:space="preserve">Campbellton </w:t>
      </w:r>
      <w:r w:rsidR="00D571D9">
        <w:rPr>
          <w:noProof/>
        </w:rPr>
        <w:t>–</w:t>
      </w:r>
      <w:r w:rsidR="00D571D9" w:rsidRPr="00D571D9">
        <w:rPr>
          <w:noProof/>
        </w:rPr>
        <w:t xml:space="preserve"> 02175</w:t>
      </w:r>
      <w:r w:rsidR="00D571D9">
        <w:rPr>
          <w:noProof/>
        </w:rPr>
        <w:t>)</w:t>
      </w:r>
      <w:r w:rsidR="00F10FA8">
        <w:rPr>
          <w:noProof/>
        </w:rPr>
        <w:t xml:space="preserve"> and sunset</w:t>
      </w:r>
      <w:r w:rsidR="00D571D9">
        <w:rPr>
          <w:noProof/>
        </w:rPr>
        <w:t xml:space="preserve"> (</w:t>
      </w:r>
      <w:r w:rsidR="006715D2" w:rsidRPr="00D571D9">
        <w:rPr>
          <w:noProof/>
        </w:rPr>
        <w:t>Campbellton</w:t>
      </w:r>
      <w:r w:rsidR="006715D2">
        <w:rPr>
          <w:noProof/>
        </w:rPr>
        <w:t xml:space="preserve"> </w:t>
      </w:r>
      <w:r w:rsidR="00510097">
        <w:rPr>
          <w:noProof/>
        </w:rPr>
        <w:t>- 48</w:t>
      </w:r>
      <w:r w:rsidR="00510097" w:rsidRPr="0574C145">
        <w:t>°</w:t>
      </w:r>
      <w:r w:rsidR="00510097">
        <w:rPr>
          <w:noProof/>
        </w:rPr>
        <w:t xml:space="preserve">0.9315 N </w:t>
      </w:r>
      <w:r w:rsidR="006715D2">
        <w:rPr>
          <w:noProof/>
        </w:rPr>
        <w:t>66</w:t>
      </w:r>
      <w:r w:rsidR="006715D2" w:rsidRPr="0574C145">
        <w:t>°40.3582 W)</w:t>
      </w:r>
      <w:r w:rsidR="00634D87">
        <w:rPr>
          <w:noProof/>
        </w:rPr>
        <w:t xml:space="preserve"> data extracted from</w:t>
      </w:r>
      <w:r w:rsidR="006526CC">
        <w:rPr>
          <w:noProof/>
        </w:rPr>
        <w:t xml:space="preserve"> Canadian </w:t>
      </w:r>
      <w:r w:rsidR="009C37CA">
        <w:rPr>
          <w:noProof/>
        </w:rPr>
        <w:t>S</w:t>
      </w:r>
      <w:r w:rsidR="006526CC">
        <w:rPr>
          <w:noProof/>
        </w:rPr>
        <w:t>ervice</w:t>
      </w:r>
      <w:r w:rsidR="0080538A">
        <w:rPr>
          <w:noProof/>
        </w:rPr>
        <w:t>s</w:t>
      </w:r>
    </w:p>
    <w:p w14:paraId="1217362F" w14:textId="134B39BD" w:rsidR="00FB10CB" w:rsidRDefault="00FB10CB" w:rsidP="00FB10CB"/>
    <w:p w14:paraId="1475568F" w14:textId="77777777" w:rsidR="00306DD5" w:rsidRDefault="00306DD5" w:rsidP="00FB10CB"/>
    <w:p w14:paraId="65EA3D85" w14:textId="23F0275C" w:rsidR="00306DD5" w:rsidRDefault="00306DD5" w:rsidP="00FB10CB">
      <w:commentRangeStart w:id="18"/>
      <w:r>
        <w:rPr>
          <w:noProof/>
        </w:rPr>
        <w:lastRenderedPageBreak/>
        <w:drawing>
          <wp:inline distT="0" distB="0" distL="0" distR="0" wp14:anchorId="4F22C68B" wp14:editId="6F7800A4">
            <wp:extent cx="5943600" cy="7924800"/>
            <wp:effectExtent l="0" t="0" r="0" b="0"/>
            <wp:docPr id="434124239"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24239" name="Picture 7"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commentRangeEnd w:id="18"/>
      <w:r w:rsidR="00F51FAD">
        <w:rPr>
          <w:rStyle w:val="CommentReference"/>
        </w:rPr>
        <w:commentReference w:id="18"/>
      </w:r>
    </w:p>
    <w:p w14:paraId="47F2BC8F" w14:textId="46389CEE" w:rsidR="00D16627" w:rsidRDefault="00D16627" w:rsidP="00FB10CB"/>
    <w:p w14:paraId="5D4FB28B" w14:textId="77777777" w:rsidR="00331A5A" w:rsidRDefault="00331A5A" w:rsidP="00FB10CB">
      <w:pPr>
        <w:sectPr w:rsidR="00331A5A">
          <w:pgSz w:w="12240" w:h="15840"/>
          <w:pgMar w:top="1440" w:right="1440" w:bottom="1440" w:left="1440" w:header="720" w:footer="720" w:gutter="0"/>
          <w:cols w:space="720"/>
          <w:docGrid w:linePitch="360"/>
        </w:sectPr>
      </w:pPr>
    </w:p>
    <w:p w14:paraId="7A11D785" w14:textId="4C15DB18" w:rsidR="00331A5A" w:rsidRDefault="00415AF8" w:rsidP="00331A5A">
      <w:pPr>
        <w:keepNext/>
      </w:pPr>
      <w:r>
        <w:rPr>
          <w:noProof/>
        </w:rPr>
        <w:lastRenderedPageBreak/>
        <w:drawing>
          <wp:inline distT="0" distB="0" distL="0" distR="0" wp14:anchorId="7D830680" wp14:editId="0B08D864">
            <wp:extent cx="8229600" cy="3950335"/>
            <wp:effectExtent l="0" t="0" r="0" b="0"/>
            <wp:docPr id="12"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29600" cy="3950335"/>
                    </a:xfrm>
                    <a:prstGeom prst="rect">
                      <a:avLst/>
                    </a:prstGeom>
                  </pic:spPr>
                </pic:pic>
              </a:graphicData>
            </a:graphic>
          </wp:inline>
        </w:drawing>
      </w:r>
    </w:p>
    <w:p w14:paraId="52E0717D" w14:textId="677DF3F5" w:rsidR="006A5B16" w:rsidRDefault="00331A5A" w:rsidP="00E84E69">
      <w:pPr>
        <w:pStyle w:val="Caption"/>
      </w:pPr>
      <w:bookmarkStart w:id="19" w:name="_Ref181002752"/>
      <w:r>
        <w:t xml:space="preserve">Figure </w:t>
      </w:r>
      <w:r w:rsidRPr="5655E8D1">
        <w:fldChar w:fldCharType="begin"/>
      </w:r>
      <w:r>
        <w:instrText xml:space="preserve"> SEQ Figure \* ARABIC </w:instrText>
      </w:r>
      <w:r w:rsidRPr="5655E8D1">
        <w:fldChar w:fldCharType="separate"/>
      </w:r>
      <w:r w:rsidR="00D733C1" w:rsidRPr="5655E8D1">
        <w:rPr>
          <w:noProof/>
        </w:rPr>
        <w:t>3</w:t>
      </w:r>
      <w:r w:rsidRPr="5655E8D1">
        <w:rPr>
          <w:noProof/>
        </w:rPr>
        <w:fldChar w:fldCharType="end"/>
      </w:r>
      <w:bookmarkEnd w:id="19"/>
      <w:r>
        <w:t xml:space="preserve">. </w:t>
      </w:r>
      <w:r w:rsidR="00DE5A84">
        <w:t>Migration speed</w:t>
      </w:r>
      <w:r>
        <w:t xml:space="preserve"> </w:t>
      </w:r>
      <w:r w:rsidR="00085793">
        <w:t>(</w:t>
      </w:r>
      <w:r w:rsidR="00B17C00">
        <w:t>k</w:t>
      </w:r>
      <w:r w:rsidR="00085793">
        <w:t>m.</w:t>
      </w:r>
      <w:r w:rsidR="00B17C00">
        <w:t>day</w:t>
      </w:r>
      <w:r w:rsidR="00085793" w:rsidRPr="5655E8D1">
        <w:rPr>
          <w:vertAlign w:val="superscript"/>
        </w:rPr>
        <w:t>-1</w:t>
      </w:r>
      <w:r w:rsidR="00085793">
        <w:t xml:space="preserve">) </w:t>
      </w:r>
      <w:r>
        <w:t>of</w:t>
      </w:r>
      <w:r w:rsidR="00411B7D">
        <w:t xml:space="preserve"> tagged</w:t>
      </w:r>
      <w:r w:rsidR="00085793">
        <w:t xml:space="preserve"> Atlantic salmon</w:t>
      </w:r>
      <w:r>
        <w:t xml:space="preserve"> smolts</w:t>
      </w:r>
      <w:r w:rsidR="00085793">
        <w:t xml:space="preserve"> in 2022</w:t>
      </w:r>
      <w:r w:rsidR="00A97A6F">
        <w:t>,</w:t>
      </w:r>
      <w:r w:rsidR="00085793">
        <w:t xml:space="preserve"> </w:t>
      </w:r>
      <w:r w:rsidR="00E84E69">
        <w:t xml:space="preserve">measured between locations along their migration route (x-axis) to the SoBI array. The x-axis has a non-linear scale, with distances between locations shown below. Each sigmoidal polygon spans the segment where </w:t>
      </w:r>
      <w:r w:rsidR="13C52BD4">
        <w:t xml:space="preserve">migration speed </w:t>
      </w:r>
      <w:r w:rsidR="00E84E69">
        <w:t xml:space="preserve">was computed, with the right edge indicating the mean </w:t>
      </w:r>
      <w:r w:rsidR="14C50AAA">
        <w:t>mig</w:t>
      </w:r>
      <w:r w:rsidR="00C26AFB">
        <w:t>rat</w:t>
      </w:r>
      <w:r w:rsidR="14C50AAA">
        <w:t>ion speed</w:t>
      </w:r>
      <w:r w:rsidR="00E84E69">
        <w:t xml:space="preserve"> ± s.d. (colored dots with vertical segments). Individual </w:t>
      </w:r>
      <w:r w:rsidR="1A343D45">
        <w:t>migration speed</w:t>
      </w:r>
      <w:r w:rsidR="00C26AFB">
        <w:t>s</w:t>
      </w:r>
      <w:r w:rsidR="00E84E69">
        <w:t xml:space="preserve"> (grey points) and sample sizes are also plotted on the right side. Different shades of grey in the background of the plot highlight habitat types (lotic, pelagic, and the island network).</w:t>
      </w:r>
    </w:p>
    <w:p w14:paraId="0C35DC04" w14:textId="77777777" w:rsidR="00085793" w:rsidRDefault="00085793" w:rsidP="00085793"/>
    <w:p w14:paraId="63E94C51" w14:textId="77777777" w:rsidR="00085793" w:rsidRDefault="00085793" w:rsidP="00085793"/>
    <w:p w14:paraId="04E92E48" w14:textId="08219C31" w:rsidR="00D16627" w:rsidRDefault="00D16627" w:rsidP="00085793"/>
    <w:p w14:paraId="62AE91F5" w14:textId="7FA7680F" w:rsidR="00331A5A" w:rsidRDefault="00331A5A" w:rsidP="00FB10CB">
      <w:pPr>
        <w:sectPr w:rsidR="00331A5A" w:rsidSect="00331A5A">
          <w:pgSz w:w="15840" w:h="12240" w:orient="landscape"/>
          <w:pgMar w:top="1440" w:right="1440" w:bottom="1440" w:left="1440" w:header="720" w:footer="720" w:gutter="0"/>
          <w:cols w:space="720"/>
          <w:docGrid w:linePitch="360"/>
        </w:sectPr>
      </w:pPr>
    </w:p>
    <w:p w14:paraId="11863313" w14:textId="7DD422F0" w:rsidR="00D16627" w:rsidRDefault="00EC558E" w:rsidP="00D16627">
      <w:pPr>
        <w:keepNext/>
      </w:pPr>
      <w:r>
        <w:rPr>
          <w:noProof/>
        </w:rPr>
        <w:lastRenderedPageBreak/>
        <w:drawing>
          <wp:inline distT="0" distB="0" distL="0" distR="0" wp14:anchorId="4E4D59A2" wp14:editId="360C78CD">
            <wp:extent cx="5943600" cy="2476500"/>
            <wp:effectExtent l="0" t="0" r="0" b="0"/>
            <wp:docPr id="1624249645" name="Picture 2" descr="A graph of a graph showing the same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9645" name="Picture 2" descr="A graph of a graph showing the same number of number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14:paraId="54C2F009" w14:textId="4C65FE5D" w:rsidR="00881DC5" w:rsidRDefault="00D16627" w:rsidP="00D16627">
      <w:pPr>
        <w:pStyle w:val="Caption"/>
        <w:rPr>
          <w:noProof/>
        </w:rPr>
      </w:pPr>
      <w:bookmarkStart w:id="20" w:name="_Ref129610580"/>
      <w:r>
        <w:t xml:space="preserve">Figure </w:t>
      </w:r>
      <w:fldSimple w:instr=" SEQ Figure \* ARABIC ">
        <w:r w:rsidR="00D733C1">
          <w:rPr>
            <w:noProof/>
          </w:rPr>
          <w:t>4</w:t>
        </w:r>
      </w:fldSimple>
      <w:bookmarkEnd w:id="20"/>
      <w:r w:rsidR="00881DC5">
        <w:rPr>
          <w:noProof/>
        </w:rPr>
        <w:t xml:space="preserve">. Probability of detection at each of the receivers </w:t>
      </w:r>
      <w:r w:rsidR="00A3018D">
        <w:rPr>
          <w:noProof/>
        </w:rPr>
        <w:t xml:space="preserve">installed in 2022, </w:t>
      </w:r>
      <w:r w:rsidR="00881DC5">
        <w:rPr>
          <w:noProof/>
        </w:rPr>
        <w:t>displayed left to right from the most upstream to mos</w:t>
      </w:r>
      <w:r w:rsidR="00A3018D">
        <w:rPr>
          <w:noProof/>
        </w:rPr>
        <w:t>t</w:t>
      </w:r>
      <w:r w:rsidR="00881DC5">
        <w:rPr>
          <w:noProof/>
        </w:rPr>
        <w:t xml:space="preserve"> downstream. The coloured background</w:t>
      </w:r>
      <w:r w:rsidR="002019D9">
        <w:rPr>
          <w:noProof/>
        </w:rPr>
        <w:t>s</w:t>
      </w:r>
      <w:r w:rsidR="00881DC5">
        <w:rPr>
          <w:noProof/>
        </w:rPr>
        <w:t xml:space="preserve"> indicate if the receiver is </w:t>
      </w:r>
      <w:r w:rsidR="45D0505D" w:rsidRPr="45D0505D">
        <w:rPr>
          <w:noProof/>
        </w:rPr>
        <w:t>insid</w:t>
      </w:r>
      <w:r w:rsidR="00881DC5">
        <w:rPr>
          <w:noProof/>
        </w:rPr>
        <w:t>e</w:t>
      </w:r>
      <w:r w:rsidR="002019D9">
        <w:rPr>
          <w:noProof/>
        </w:rPr>
        <w:t xml:space="preserve"> (shades of blue)</w:t>
      </w:r>
      <w:r w:rsidR="00881DC5">
        <w:rPr>
          <w:noProof/>
        </w:rPr>
        <w:t xml:space="preserve"> or outside</w:t>
      </w:r>
      <w:r w:rsidR="002019D9">
        <w:rPr>
          <w:noProof/>
        </w:rPr>
        <w:t xml:space="preserve"> (white)</w:t>
      </w:r>
      <w:r w:rsidR="00881DC5">
        <w:rPr>
          <w:noProof/>
        </w:rPr>
        <w:t xml:space="preserve"> of the island network </w:t>
      </w:r>
      <w:r w:rsidR="00417D81">
        <w:rPr>
          <w:noProof/>
        </w:rPr>
        <w:t>and the different zones.</w:t>
      </w:r>
      <w:r w:rsidR="00A3018D">
        <w:rPr>
          <w:noProof/>
        </w:rPr>
        <w:t xml:space="preserve"> The dots, and thick and thin vertical segments represent the median, and the 25</w:t>
      </w:r>
      <w:r w:rsidR="00A3018D" w:rsidRPr="00A3018D">
        <w:rPr>
          <w:noProof/>
          <w:vertAlign w:val="superscript"/>
        </w:rPr>
        <w:t>th</w:t>
      </w:r>
      <w:r w:rsidR="00A3018D">
        <w:rPr>
          <w:noProof/>
        </w:rPr>
        <w:t>-75</w:t>
      </w:r>
      <w:r w:rsidR="00A3018D" w:rsidRPr="00A3018D">
        <w:rPr>
          <w:noProof/>
          <w:vertAlign w:val="superscript"/>
        </w:rPr>
        <w:t>th</w:t>
      </w:r>
      <w:r w:rsidR="00A3018D">
        <w:rPr>
          <w:noProof/>
        </w:rPr>
        <w:t xml:space="preserve"> and 2.5</w:t>
      </w:r>
      <w:r w:rsidR="00A3018D" w:rsidRPr="00A3018D">
        <w:rPr>
          <w:noProof/>
          <w:vertAlign w:val="superscript"/>
        </w:rPr>
        <w:t>th</w:t>
      </w:r>
      <w:r w:rsidR="00A3018D">
        <w:rPr>
          <w:noProof/>
        </w:rPr>
        <w:t>-97.5</w:t>
      </w:r>
      <w:r w:rsidR="00A3018D" w:rsidRPr="00A3018D">
        <w:rPr>
          <w:noProof/>
          <w:vertAlign w:val="superscript"/>
        </w:rPr>
        <w:t>th</w:t>
      </w:r>
      <w:r w:rsidR="00A3018D">
        <w:rPr>
          <w:noProof/>
        </w:rPr>
        <w:t xml:space="preserve"> interquantile range of the posterior distributions.</w:t>
      </w:r>
      <w:r w:rsidR="00417D81">
        <w:rPr>
          <w:noProof/>
        </w:rPr>
        <w:t xml:space="preserve"> The grey area and red point and segments correspond to the prior distribution</w:t>
      </w:r>
      <w:r w:rsidR="00A3018D">
        <w:rPr>
          <w:noProof/>
        </w:rPr>
        <w:t xml:space="preserve"> (Beta(1,1)) assigned to</w:t>
      </w:r>
      <w:r w:rsidR="00417D81">
        <w:rPr>
          <w:noProof/>
        </w:rPr>
        <w:t xml:space="preserve"> all probabilities of detection</w:t>
      </w:r>
      <w:r w:rsidR="00A3018D">
        <w:rPr>
          <w:noProof/>
        </w:rPr>
        <w:t>.</w:t>
      </w:r>
    </w:p>
    <w:p w14:paraId="6B608490" w14:textId="77777777" w:rsidR="00B472E1" w:rsidRDefault="00B472E1" w:rsidP="00B472E1"/>
    <w:p w14:paraId="22ADBB41" w14:textId="77777777" w:rsidR="00B472E1" w:rsidRPr="00B472E1" w:rsidRDefault="00B472E1" w:rsidP="00B472E1"/>
    <w:p w14:paraId="739BCD5F" w14:textId="77777777" w:rsidR="00B472E1" w:rsidRDefault="00B472E1" w:rsidP="00FB10CB">
      <w:pPr>
        <w:sectPr w:rsidR="00B472E1">
          <w:pgSz w:w="12240" w:h="15840"/>
          <w:pgMar w:top="1440" w:right="1440" w:bottom="1440" w:left="1440" w:header="720" w:footer="720" w:gutter="0"/>
          <w:cols w:space="720"/>
          <w:docGrid w:linePitch="360"/>
        </w:sectPr>
      </w:pPr>
    </w:p>
    <w:p w14:paraId="61BF73F1" w14:textId="57F9E165" w:rsidR="00D16627" w:rsidRDefault="00EC558E" w:rsidP="00D16627">
      <w:pPr>
        <w:keepNext/>
      </w:pPr>
      <w:r>
        <w:rPr>
          <w:noProof/>
        </w:rPr>
        <w:lastRenderedPageBreak/>
        <w:drawing>
          <wp:inline distT="0" distB="0" distL="0" distR="0" wp14:anchorId="2848B45D" wp14:editId="48BBDBDE">
            <wp:extent cx="5943600" cy="3302000"/>
            <wp:effectExtent l="0" t="0" r="0" b="0"/>
            <wp:docPr id="619967517" name="Picture 3" descr="A graph of a number of travel distan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7517" name="Picture 3" descr="A graph of a number of travel distanc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14:paraId="4B768202" w14:textId="7C0E9965" w:rsidR="00B472E1" w:rsidRDefault="00D16627" w:rsidP="00B472E1">
      <w:pPr>
        <w:pStyle w:val="Caption"/>
        <w:rPr>
          <w:noProof/>
        </w:rPr>
      </w:pPr>
      <w:bookmarkStart w:id="21" w:name="_Ref129611438"/>
      <w:r>
        <w:t xml:space="preserve">Figure </w:t>
      </w:r>
      <w:fldSimple w:instr=" SEQ Figure \* ARABIC ">
        <w:r w:rsidR="00D733C1">
          <w:rPr>
            <w:noProof/>
          </w:rPr>
          <w:t>5</w:t>
        </w:r>
      </w:fldSimple>
      <w:bookmarkEnd w:id="21"/>
      <w:r w:rsidR="006269CF">
        <w:rPr>
          <w:noProof/>
        </w:rPr>
        <w:t xml:space="preserve">. Probability of travel </w:t>
      </w:r>
      <m:oMath>
        <m:sSub>
          <m:sSubPr>
            <m:ctrlPr>
              <w:rPr>
                <w:rFonts w:ascii="Cambria Math" w:hAnsi="Cambria Math"/>
                <w:noProof/>
              </w:rPr>
            </m:ctrlPr>
          </m:sSubPr>
          <m:e>
            <m:r>
              <w:rPr>
                <w:rFonts w:ascii="Cambria Math" w:hAnsi="Cambria Math"/>
                <w:noProof/>
              </w:rPr>
              <m:t>pt</m:t>
            </m:r>
          </m:e>
          <m:sub>
            <m:r>
              <w:rPr>
                <w:rFonts w:ascii="Cambria Math" w:hAnsi="Cambria Math"/>
                <w:noProof/>
              </w:rPr>
              <m:t>z,c</m:t>
            </m:r>
          </m:sub>
        </m:sSub>
      </m:oMath>
      <w:r w:rsidR="006269CF">
        <w:rPr>
          <w:noProof/>
        </w:rPr>
        <w:t xml:space="preserve"> where </w:t>
      </w:r>
      <w:r w:rsidR="00363420">
        <w:rPr>
          <w:noProof/>
        </w:rPr>
        <w:t>z</w:t>
      </w:r>
      <w:r w:rsidR="006269CF">
        <w:rPr>
          <w:noProof/>
        </w:rPr>
        <w:t xml:space="preserve"> and </w:t>
      </w:r>
      <w:r w:rsidR="00363420">
        <w:rPr>
          <w:noProof/>
        </w:rPr>
        <w:t>c</w:t>
      </w:r>
      <w:r w:rsidR="006269CF">
        <w:rPr>
          <w:noProof/>
        </w:rPr>
        <w:t xml:space="preserve"> correspond to the zone (1 to 5) and the specific channel within that zone (1 to 4) </w:t>
      </w:r>
      <w:r w:rsidR="00683717">
        <w:rPr>
          <w:noProof/>
        </w:rPr>
        <w:t>where smolts</w:t>
      </w:r>
      <w:r w:rsidR="006269CF">
        <w:rPr>
          <w:noProof/>
        </w:rPr>
        <w:t>may travel, respectively</w:t>
      </w:r>
      <w:r w:rsidR="00EB0847">
        <w:rPr>
          <w:noProof/>
        </w:rPr>
        <w:t>, displayed left to right from the most upstream to most downstream</w:t>
      </w:r>
      <w:r w:rsidR="006269CF">
        <w:rPr>
          <w:noProof/>
        </w:rPr>
        <w:t>. In zone 5,</w:t>
      </w:r>
      <w:r w:rsidR="00EB0847">
        <w:rPr>
          <w:noProof/>
        </w:rPr>
        <w:t xml:space="preserve"> there are</w:t>
      </w:r>
      <w:r w:rsidR="006269CF">
        <w:rPr>
          <w:noProof/>
        </w:rPr>
        <w:t xml:space="preserve"> two probabilitie</w:t>
      </w:r>
      <w:r w:rsidR="00EB0847">
        <w:rPr>
          <w:noProof/>
        </w:rPr>
        <w:t>s</w:t>
      </w:r>
      <w:r w:rsidR="006269CF">
        <w:rPr>
          <w:noProof/>
        </w:rPr>
        <w:t xml:space="preserve"> </w:t>
      </w:r>
      <w:r w:rsidR="00EB0847">
        <w:rPr>
          <w:noProof/>
        </w:rPr>
        <w:t>of travel t</w:t>
      </w:r>
      <w:r w:rsidR="006269CF">
        <w:rPr>
          <w:noProof/>
        </w:rPr>
        <w:t>owards the same channel estim</w:t>
      </w:r>
      <w:r w:rsidR="00CD760D">
        <w:rPr>
          <w:noProof/>
        </w:rPr>
        <w:t>a</w:t>
      </w:r>
      <w:r w:rsidR="006269CF">
        <w:rPr>
          <w:noProof/>
        </w:rPr>
        <w:t>ted (</w:t>
      </w:r>
      <m:oMath>
        <m:sSub>
          <m:sSubPr>
            <m:ctrlPr>
              <w:rPr>
                <w:rFonts w:ascii="Cambria Math" w:hAnsi="Cambria Math"/>
                <w:noProof/>
              </w:rPr>
            </m:ctrlPr>
          </m:sSubPr>
          <m:e>
            <m:r>
              <w:rPr>
                <w:rFonts w:ascii="Cambria Math" w:hAnsi="Cambria Math"/>
                <w:noProof/>
              </w:rPr>
              <m:t>pt</m:t>
            </m:r>
          </m:e>
          <m:sub>
            <m:r>
              <w:rPr>
                <w:rFonts w:ascii="Cambria Math" w:hAnsi="Cambria Math"/>
                <w:noProof/>
              </w:rPr>
              <m:t>5,2a</m:t>
            </m:r>
          </m:sub>
        </m:sSub>
      </m:oMath>
      <w:r w:rsidR="00363420">
        <w:rPr>
          <w:rFonts w:eastAsiaTheme="minorEastAsia"/>
          <w:noProof/>
        </w:rPr>
        <w:t xml:space="preserve">and </w:t>
      </w:r>
      <m:oMath>
        <m:sSub>
          <m:sSubPr>
            <m:ctrlPr>
              <w:rPr>
                <w:rFonts w:ascii="Cambria Math" w:hAnsi="Cambria Math"/>
                <w:noProof/>
              </w:rPr>
            </m:ctrlPr>
          </m:sSubPr>
          <m:e>
            <m:r>
              <w:rPr>
                <w:rFonts w:ascii="Cambria Math" w:hAnsi="Cambria Math"/>
                <w:noProof/>
              </w:rPr>
              <m:t>pt</m:t>
            </m:r>
          </m:e>
          <m:sub>
            <m:r>
              <w:rPr>
                <w:rFonts w:ascii="Cambria Math" w:hAnsi="Cambria Math"/>
                <w:noProof/>
              </w:rPr>
              <m:t>5,2b</m:t>
            </m:r>
          </m:sub>
        </m:sSub>
      </m:oMath>
      <w:r w:rsidR="006269CF">
        <w:rPr>
          <w:noProof/>
        </w:rPr>
        <w:t>)</w:t>
      </w:r>
      <w:r w:rsidR="00EB0847">
        <w:rPr>
          <w:noProof/>
        </w:rPr>
        <w:t>.</w:t>
      </w:r>
      <w:r w:rsidR="006269CF">
        <w:rPr>
          <w:noProof/>
        </w:rPr>
        <w:t xml:space="preserve"> The coloured background</w:t>
      </w:r>
      <w:r w:rsidR="002019D9">
        <w:rPr>
          <w:noProof/>
        </w:rPr>
        <w:t>s</w:t>
      </w:r>
      <w:r w:rsidR="006269CF">
        <w:rPr>
          <w:noProof/>
        </w:rPr>
        <w:t xml:space="preserve"> indicate </w:t>
      </w:r>
      <w:r w:rsidR="00EB0847">
        <w:rPr>
          <w:noProof/>
        </w:rPr>
        <w:t>zone tow</w:t>
      </w:r>
      <w:r w:rsidR="005714EF">
        <w:rPr>
          <w:noProof/>
        </w:rPr>
        <w:t>a</w:t>
      </w:r>
      <w:r w:rsidR="00EB0847">
        <w:rPr>
          <w:noProof/>
        </w:rPr>
        <w:t>rds which the probability of travel is associated</w:t>
      </w:r>
      <w:r w:rsidR="006269CF">
        <w:rPr>
          <w:noProof/>
        </w:rPr>
        <w:t>. The dots, and thick and thin vertical segments represent the median, and the 25</w:t>
      </w:r>
      <w:r w:rsidR="006269CF" w:rsidRPr="00A3018D">
        <w:rPr>
          <w:noProof/>
          <w:vertAlign w:val="superscript"/>
        </w:rPr>
        <w:t>th</w:t>
      </w:r>
      <w:r w:rsidR="006269CF">
        <w:rPr>
          <w:noProof/>
        </w:rPr>
        <w:t>-75</w:t>
      </w:r>
      <w:r w:rsidR="006269CF" w:rsidRPr="00A3018D">
        <w:rPr>
          <w:noProof/>
          <w:vertAlign w:val="superscript"/>
        </w:rPr>
        <w:t>th</w:t>
      </w:r>
      <w:r w:rsidR="006269CF">
        <w:rPr>
          <w:noProof/>
        </w:rPr>
        <w:t xml:space="preserve"> and 2.5</w:t>
      </w:r>
      <w:r w:rsidR="006269CF" w:rsidRPr="00A3018D">
        <w:rPr>
          <w:noProof/>
          <w:vertAlign w:val="superscript"/>
        </w:rPr>
        <w:t>th</w:t>
      </w:r>
      <w:r w:rsidR="006269CF">
        <w:rPr>
          <w:noProof/>
        </w:rPr>
        <w:t>-97.5</w:t>
      </w:r>
      <w:r w:rsidR="006269CF" w:rsidRPr="00A3018D">
        <w:rPr>
          <w:noProof/>
          <w:vertAlign w:val="superscript"/>
        </w:rPr>
        <w:t>th</w:t>
      </w:r>
      <w:r w:rsidR="006269CF">
        <w:rPr>
          <w:noProof/>
        </w:rPr>
        <w:t xml:space="preserve"> interquantile range of the posterior distributions. The grey area and red point and segments correspond to the prior distribution (Beta(1,1)) assigned to all probabilities of</w:t>
      </w:r>
      <w:r w:rsidR="005714EF">
        <w:rPr>
          <w:noProof/>
        </w:rPr>
        <w:t xml:space="preserve"> travel</w:t>
      </w:r>
      <w:r w:rsidR="006269CF">
        <w:rPr>
          <w:noProof/>
        </w:rPr>
        <w:t>.</w:t>
      </w:r>
    </w:p>
    <w:p w14:paraId="10DD1423" w14:textId="77777777" w:rsidR="00B472E1" w:rsidRDefault="00B472E1" w:rsidP="00B472E1"/>
    <w:p w14:paraId="7B6ACCA4" w14:textId="77777777" w:rsidR="00B472E1" w:rsidRDefault="00B472E1" w:rsidP="00B472E1"/>
    <w:p w14:paraId="00BD0A87" w14:textId="77777777" w:rsidR="00B472E1" w:rsidRPr="00B472E1" w:rsidRDefault="00B472E1" w:rsidP="00B472E1"/>
    <w:p w14:paraId="4A81803B" w14:textId="4E270EFB" w:rsidR="00AD6F24" w:rsidRDefault="00FB7EAD" w:rsidP="00AD6F24">
      <w:pPr>
        <w:keepNext/>
      </w:pPr>
      <w:r>
        <w:rPr>
          <w:noProof/>
        </w:rPr>
        <w:lastRenderedPageBreak/>
        <w:drawing>
          <wp:inline distT="0" distB="0" distL="0" distR="0" wp14:anchorId="0AEF1CF4" wp14:editId="1E209D82">
            <wp:extent cx="5943600" cy="3396615"/>
            <wp:effectExtent l="0" t="0" r="0" b="0"/>
            <wp:docPr id="1020557018" name="Picture 4"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57018" name="Picture 4" descr="A graph of different colored lin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6673C10F" w14:textId="1651617A" w:rsidR="00AD6F24" w:rsidRDefault="00AD6F24" w:rsidP="00AD6F24">
      <w:pPr>
        <w:pStyle w:val="Caption"/>
        <w:rPr>
          <w:noProof/>
        </w:rPr>
      </w:pPr>
      <w:bookmarkStart w:id="22" w:name="_Ref129623728"/>
      <w:r>
        <w:t xml:space="preserve">Figure </w:t>
      </w:r>
      <w:fldSimple w:instr=" SEQ Figure \* ARABIC ">
        <w:r w:rsidR="00D733C1">
          <w:rPr>
            <w:noProof/>
          </w:rPr>
          <w:t>6</w:t>
        </w:r>
      </w:fldSimple>
      <w:bookmarkEnd w:id="22"/>
      <w:r w:rsidR="00F32297">
        <w:rPr>
          <w:noProof/>
        </w:rPr>
        <w:t xml:space="preserve">. Probability </w:t>
      </w:r>
      <w:r w:rsidR="5E66AC43">
        <w:t>of</w:t>
      </w:r>
      <w:r w:rsidR="00F32297">
        <w:rPr>
          <w:noProof/>
        </w:rPr>
        <w:t xml:space="preserve"> </w:t>
      </w:r>
      <w:r w:rsidR="6901E8F4" w:rsidRPr="6901E8F4">
        <w:rPr>
          <w:noProof/>
        </w:rPr>
        <w:t>swimming</w:t>
      </w:r>
      <w:r w:rsidR="003A2DFF">
        <w:rPr>
          <w:noProof/>
        </w:rPr>
        <w:t xml:space="preserve"> through a channel with an RST (dark and light blue for </w:t>
      </w:r>
      <w:r w:rsidR="000F5909">
        <w:rPr>
          <w:noProof/>
        </w:rPr>
        <w:t xml:space="preserve">Butters and Moses, respectively) or </w:t>
      </w:r>
      <w:r w:rsidR="2DFC63CA">
        <w:t>of</w:t>
      </w:r>
      <w:r w:rsidR="00B220E4">
        <w:rPr>
          <w:noProof/>
        </w:rPr>
        <w:t xml:space="preserve"> </w:t>
      </w:r>
      <w:r w:rsidR="396AE503" w:rsidRPr="396AE503">
        <w:rPr>
          <w:noProof/>
        </w:rPr>
        <w:t>taking</w:t>
      </w:r>
      <w:r w:rsidR="000F5909">
        <w:rPr>
          <w:noProof/>
        </w:rPr>
        <w:t xml:space="preserve"> a path that avoids both RSTs (light grey)</w:t>
      </w:r>
      <w:r w:rsidR="00B220E4" w:rsidRPr="00B220E4">
        <w:rPr>
          <w:noProof/>
        </w:rPr>
        <w:t xml:space="preserve"> </w:t>
      </w:r>
      <w:r w:rsidR="00B220E4">
        <w:rPr>
          <w:noProof/>
        </w:rPr>
        <w:t>for each of the 45 smolt tagged in 2022.</w:t>
      </w:r>
      <w:r w:rsidR="00096374">
        <w:rPr>
          <w:noProof/>
        </w:rPr>
        <w:t xml:space="preserve"> </w:t>
      </w:r>
      <w:r w:rsidR="00B149AA">
        <w:rPr>
          <w:noProof/>
        </w:rPr>
        <w:t>Fish with 100% probability are fish that are detected at specific receiver</w:t>
      </w:r>
      <w:r w:rsidR="00096374">
        <w:rPr>
          <w:noProof/>
        </w:rPr>
        <w:t>s</w:t>
      </w:r>
      <w:r w:rsidR="00B149AA">
        <w:rPr>
          <w:noProof/>
        </w:rPr>
        <w:t xml:space="preserve"> leaving no doubt </w:t>
      </w:r>
      <w:r w:rsidR="39180D3C">
        <w:t xml:space="preserve">as to </w:t>
      </w:r>
      <w:r w:rsidR="39180D3C" w:rsidRPr="39180D3C">
        <w:rPr>
          <w:noProof/>
        </w:rPr>
        <w:t>their</w:t>
      </w:r>
      <w:r w:rsidR="00B149AA">
        <w:rPr>
          <w:noProof/>
        </w:rPr>
        <w:t xml:space="preserve"> location</w:t>
      </w:r>
      <w:r w:rsidR="00DD2B5B">
        <w:rPr>
          <w:noProof/>
        </w:rPr>
        <w:t xml:space="preserve"> </w:t>
      </w:r>
      <w:r w:rsidR="00096374">
        <w:rPr>
          <w:noProof/>
        </w:rPr>
        <w:t xml:space="preserve">based on the allowed paths in the model </w:t>
      </w:r>
      <w:r w:rsidR="00B149AA">
        <w:rPr>
          <w:noProof/>
        </w:rPr>
        <w:t xml:space="preserve">(i.e. </w:t>
      </w:r>
      <w:r w:rsidR="00DD2B5B">
        <w:rPr>
          <w:noProof/>
        </w:rPr>
        <w:t xml:space="preserve">Moses channel </w:t>
      </w:r>
      <w:r w:rsidR="00B149AA">
        <w:rPr>
          <w:noProof/>
        </w:rPr>
        <w:t>if detected at R2a, Butters</w:t>
      </w:r>
      <w:r w:rsidR="00DD2B5B">
        <w:rPr>
          <w:noProof/>
        </w:rPr>
        <w:t xml:space="preserve"> channel if detected at R2b</w:t>
      </w:r>
      <w:r w:rsidR="00B149AA">
        <w:rPr>
          <w:noProof/>
        </w:rPr>
        <w:t>,</w:t>
      </w:r>
      <w:r w:rsidR="00DD2B5B">
        <w:rPr>
          <w:noProof/>
        </w:rPr>
        <w:t xml:space="preserve"> and avoiding RSTs if detected at</w:t>
      </w:r>
      <w:r w:rsidR="00B149AA">
        <w:rPr>
          <w:noProof/>
        </w:rPr>
        <w:t xml:space="preserve"> Rx2a</w:t>
      </w:r>
      <w:r w:rsidR="00DD2B5B">
        <w:rPr>
          <w:noProof/>
        </w:rPr>
        <w:t>).</w:t>
      </w:r>
    </w:p>
    <w:p w14:paraId="2D7BA659" w14:textId="7BA97387" w:rsidR="00B149AA" w:rsidRDefault="00B149AA" w:rsidP="00B149AA"/>
    <w:p w14:paraId="2EC20206" w14:textId="650F9AA8" w:rsidR="00B149AA" w:rsidRDefault="00B149AA" w:rsidP="00B149AA"/>
    <w:p w14:paraId="22AD0696" w14:textId="62E25D04" w:rsidR="006C505A" w:rsidRDefault="006C505A" w:rsidP="00B149AA"/>
    <w:p w14:paraId="211748F5" w14:textId="1556A511" w:rsidR="006C505A" w:rsidRDefault="006C505A" w:rsidP="00B149AA"/>
    <w:p w14:paraId="38072A49" w14:textId="05EDF356" w:rsidR="006C505A" w:rsidRDefault="006C505A" w:rsidP="00B149AA"/>
    <w:p w14:paraId="149CE24B" w14:textId="61A205A0" w:rsidR="006C505A" w:rsidRDefault="006C505A" w:rsidP="00B149AA"/>
    <w:p w14:paraId="1FBEB5AD" w14:textId="724C6C8F" w:rsidR="006C505A" w:rsidRDefault="006C505A" w:rsidP="00B149AA"/>
    <w:p w14:paraId="78EDAB6C" w14:textId="50D649A4" w:rsidR="006C505A" w:rsidRDefault="006C505A" w:rsidP="00B149AA"/>
    <w:p w14:paraId="47D3F8B6" w14:textId="29F939AE" w:rsidR="006C505A" w:rsidRDefault="006C505A" w:rsidP="00B149AA"/>
    <w:p w14:paraId="5926A0B3" w14:textId="39EFE0B9" w:rsidR="006C505A" w:rsidRDefault="006C505A" w:rsidP="00B149AA"/>
    <w:p w14:paraId="428CF00D" w14:textId="33E1EA35" w:rsidR="006C505A" w:rsidRDefault="006C505A" w:rsidP="00B149AA"/>
    <w:p w14:paraId="7CE2B1AA" w14:textId="1FC6D2BA" w:rsidR="006C505A" w:rsidRDefault="006C505A" w:rsidP="00B149AA"/>
    <w:p w14:paraId="298EE8BD" w14:textId="6A8352DB" w:rsidR="006C505A" w:rsidRDefault="006C505A" w:rsidP="00B149AA"/>
    <w:p w14:paraId="5A69D70F" w14:textId="1BA26A1D" w:rsidR="006C505A" w:rsidRDefault="009C5020" w:rsidP="00AA26F8">
      <w:pPr>
        <w:pStyle w:val="Heading1"/>
      </w:pPr>
      <w:bookmarkStart w:id="23" w:name="_Hlk129609469"/>
      <w:r>
        <w:lastRenderedPageBreak/>
        <w:t xml:space="preserve">Supplementary material </w:t>
      </w:r>
      <w:r w:rsidR="00291D98">
        <w:t>B</w:t>
      </w:r>
    </w:p>
    <w:p w14:paraId="3E8605CD" w14:textId="77777777" w:rsidR="00CF0374" w:rsidRDefault="00CF0374" w:rsidP="00CF0374"/>
    <w:p w14:paraId="092F01D1" w14:textId="39325348" w:rsidR="00180647" w:rsidRDefault="00180647" w:rsidP="00180647">
      <w:r>
        <w:t xml:space="preserve">Table B1: </w:t>
      </w:r>
      <w:r w:rsidRPr="00180647">
        <w:t>Summary statistics of the posterior distributions of the probabilities of detection and travel estimated in the state space model.</w:t>
      </w:r>
    </w:p>
    <w:tbl>
      <w:tblPr>
        <w:tblW w:w="9060" w:type="dxa"/>
        <w:tblLook w:val="04A0" w:firstRow="1" w:lastRow="0" w:firstColumn="1" w:lastColumn="0" w:noHBand="0" w:noVBand="1"/>
      </w:tblPr>
      <w:tblGrid>
        <w:gridCol w:w="960"/>
        <w:gridCol w:w="1380"/>
        <w:gridCol w:w="960"/>
        <w:gridCol w:w="960"/>
        <w:gridCol w:w="960"/>
        <w:gridCol w:w="960"/>
        <w:gridCol w:w="960"/>
        <w:gridCol w:w="960"/>
        <w:gridCol w:w="960"/>
      </w:tblGrid>
      <w:tr w:rsidR="00180647" w:rsidRPr="007B2FC9" w14:paraId="622582EE" w14:textId="77777777" w:rsidTr="00E62C6B">
        <w:trPr>
          <w:trHeight w:val="300"/>
        </w:trPr>
        <w:tc>
          <w:tcPr>
            <w:tcW w:w="960" w:type="dxa"/>
            <w:tcBorders>
              <w:top w:val="single" w:sz="4" w:space="0" w:color="auto"/>
              <w:left w:val="nil"/>
              <w:bottom w:val="double" w:sz="4" w:space="0" w:color="auto"/>
              <w:right w:val="nil"/>
            </w:tcBorders>
            <w:shd w:val="clear" w:color="auto" w:fill="auto"/>
            <w:noWrap/>
            <w:vAlign w:val="bottom"/>
            <w:hideMark/>
          </w:tcPr>
          <w:p w14:paraId="6B656360" w14:textId="77777777" w:rsidR="00180647" w:rsidRPr="007B2FC9" w:rsidRDefault="00180647" w:rsidP="00E62C6B">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Parameter</w:t>
            </w:r>
          </w:p>
        </w:tc>
        <w:tc>
          <w:tcPr>
            <w:tcW w:w="1380" w:type="dxa"/>
            <w:tcBorders>
              <w:top w:val="single" w:sz="4" w:space="0" w:color="auto"/>
              <w:left w:val="nil"/>
              <w:bottom w:val="double" w:sz="4" w:space="0" w:color="auto"/>
              <w:right w:val="nil"/>
            </w:tcBorders>
            <w:shd w:val="clear" w:color="auto" w:fill="auto"/>
            <w:noWrap/>
            <w:vAlign w:val="bottom"/>
            <w:hideMark/>
          </w:tcPr>
          <w:p w14:paraId="2BA25067"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Receiver name</w:t>
            </w:r>
          </w:p>
        </w:tc>
        <w:tc>
          <w:tcPr>
            <w:tcW w:w="960" w:type="dxa"/>
            <w:tcBorders>
              <w:top w:val="single" w:sz="4" w:space="0" w:color="auto"/>
              <w:left w:val="nil"/>
              <w:bottom w:val="double" w:sz="4" w:space="0" w:color="auto"/>
              <w:right w:val="nil"/>
            </w:tcBorders>
            <w:shd w:val="clear" w:color="auto" w:fill="auto"/>
            <w:noWrap/>
            <w:vAlign w:val="bottom"/>
            <w:hideMark/>
          </w:tcPr>
          <w:p w14:paraId="0CF357C3"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mean</w:t>
            </w:r>
          </w:p>
        </w:tc>
        <w:tc>
          <w:tcPr>
            <w:tcW w:w="960" w:type="dxa"/>
            <w:tcBorders>
              <w:top w:val="single" w:sz="4" w:space="0" w:color="auto"/>
              <w:left w:val="nil"/>
              <w:bottom w:val="double" w:sz="4" w:space="0" w:color="auto"/>
              <w:right w:val="nil"/>
            </w:tcBorders>
            <w:shd w:val="clear" w:color="auto" w:fill="auto"/>
            <w:noWrap/>
            <w:vAlign w:val="bottom"/>
            <w:hideMark/>
          </w:tcPr>
          <w:p w14:paraId="6E7A8D3B"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14BF0FCF">
              <w:rPr>
                <w:rFonts w:ascii="Times New Roman" w:eastAsia="Times New Roman" w:hAnsi="Times New Roman" w:cs="Times New Roman"/>
                <w:color w:val="000000" w:themeColor="text1"/>
                <w:sz w:val="18"/>
                <w:szCs w:val="18"/>
              </w:rPr>
              <w:t>s.d.</w:t>
            </w:r>
          </w:p>
        </w:tc>
        <w:tc>
          <w:tcPr>
            <w:tcW w:w="960" w:type="dxa"/>
            <w:tcBorders>
              <w:top w:val="single" w:sz="4" w:space="0" w:color="auto"/>
              <w:left w:val="nil"/>
              <w:bottom w:val="double" w:sz="4" w:space="0" w:color="auto"/>
              <w:right w:val="nil"/>
            </w:tcBorders>
            <w:shd w:val="clear" w:color="auto" w:fill="auto"/>
            <w:noWrap/>
            <w:vAlign w:val="bottom"/>
            <w:hideMark/>
          </w:tcPr>
          <w:p w14:paraId="6E8915E1"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w:t>
            </w:r>
            <w:r w:rsidRPr="007B2FC9">
              <w:rPr>
                <w:rFonts w:ascii="Times New Roman" w:eastAsia="Times New Roman" w:hAnsi="Times New Roman" w:cs="Times New Roman"/>
                <w:color w:val="000000"/>
                <w:sz w:val="18"/>
                <w:szCs w:val="18"/>
                <w:vertAlign w:val="superscript"/>
              </w:rPr>
              <w:t>th</w:t>
            </w:r>
            <w:r>
              <w:rPr>
                <w:rFonts w:ascii="Times New Roman" w:eastAsia="Times New Roman" w:hAnsi="Times New Roman" w:cs="Times New Roman"/>
                <w:color w:val="000000"/>
                <w:sz w:val="18"/>
                <w:szCs w:val="18"/>
              </w:rPr>
              <w:t xml:space="preserve"> </w:t>
            </w:r>
          </w:p>
        </w:tc>
        <w:tc>
          <w:tcPr>
            <w:tcW w:w="960" w:type="dxa"/>
            <w:tcBorders>
              <w:top w:val="single" w:sz="4" w:space="0" w:color="auto"/>
              <w:left w:val="nil"/>
              <w:bottom w:val="double" w:sz="4" w:space="0" w:color="auto"/>
              <w:right w:val="nil"/>
            </w:tcBorders>
            <w:shd w:val="clear" w:color="auto" w:fill="auto"/>
            <w:noWrap/>
            <w:vAlign w:val="bottom"/>
            <w:hideMark/>
          </w:tcPr>
          <w:p w14:paraId="1C1945E9"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w:t>
            </w:r>
            <w:r w:rsidRPr="007B2FC9">
              <w:rPr>
                <w:rFonts w:ascii="Times New Roman" w:eastAsia="Times New Roman" w:hAnsi="Times New Roman" w:cs="Times New Roman"/>
                <w:color w:val="000000"/>
                <w:sz w:val="18"/>
                <w:szCs w:val="18"/>
                <w:vertAlign w:val="superscript"/>
              </w:rPr>
              <w:t>th</w:t>
            </w:r>
            <w:r>
              <w:rPr>
                <w:rFonts w:ascii="Times New Roman" w:eastAsia="Times New Roman" w:hAnsi="Times New Roman" w:cs="Times New Roman"/>
                <w:color w:val="000000"/>
                <w:sz w:val="18"/>
                <w:szCs w:val="18"/>
              </w:rPr>
              <w:t xml:space="preserve"> </w:t>
            </w:r>
          </w:p>
        </w:tc>
        <w:tc>
          <w:tcPr>
            <w:tcW w:w="960" w:type="dxa"/>
            <w:tcBorders>
              <w:top w:val="single" w:sz="4" w:space="0" w:color="auto"/>
              <w:left w:val="nil"/>
              <w:bottom w:val="double" w:sz="4" w:space="0" w:color="auto"/>
              <w:right w:val="nil"/>
            </w:tcBorders>
            <w:shd w:val="clear" w:color="auto" w:fill="auto"/>
            <w:noWrap/>
            <w:vAlign w:val="bottom"/>
            <w:hideMark/>
          </w:tcPr>
          <w:p w14:paraId="109BC826"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Median</w:t>
            </w:r>
          </w:p>
        </w:tc>
        <w:tc>
          <w:tcPr>
            <w:tcW w:w="960" w:type="dxa"/>
            <w:tcBorders>
              <w:top w:val="single" w:sz="4" w:space="0" w:color="auto"/>
              <w:left w:val="nil"/>
              <w:bottom w:val="double" w:sz="4" w:space="0" w:color="auto"/>
              <w:right w:val="nil"/>
            </w:tcBorders>
            <w:shd w:val="clear" w:color="auto" w:fill="auto"/>
            <w:noWrap/>
            <w:vAlign w:val="bottom"/>
            <w:hideMark/>
          </w:tcPr>
          <w:p w14:paraId="435A1EBD"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75</w:t>
            </w:r>
            <w:r w:rsidRPr="007B2FC9">
              <w:rPr>
                <w:rFonts w:ascii="Times New Roman" w:eastAsia="Times New Roman" w:hAnsi="Times New Roman" w:cs="Times New Roman"/>
                <w:color w:val="000000"/>
                <w:sz w:val="18"/>
                <w:szCs w:val="18"/>
                <w:vertAlign w:val="superscript"/>
              </w:rPr>
              <w:t>th</w:t>
            </w:r>
            <w:r>
              <w:rPr>
                <w:rFonts w:ascii="Times New Roman" w:eastAsia="Times New Roman" w:hAnsi="Times New Roman" w:cs="Times New Roman"/>
                <w:color w:val="000000"/>
                <w:sz w:val="18"/>
                <w:szCs w:val="18"/>
              </w:rPr>
              <w:t xml:space="preserve"> </w:t>
            </w:r>
          </w:p>
        </w:tc>
        <w:tc>
          <w:tcPr>
            <w:tcW w:w="960" w:type="dxa"/>
            <w:tcBorders>
              <w:top w:val="single" w:sz="4" w:space="0" w:color="auto"/>
              <w:left w:val="nil"/>
              <w:bottom w:val="double" w:sz="4" w:space="0" w:color="auto"/>
              <w:right w:val="nil"/>
            </w:tcBorders>
            <w:shd w:val="clear" w:color="auto" w:fill="auto"/>
            <w:noWrap/>
            <w:vAlign w:val="bottom"/>
            <w:hideMark/>
          </w:tcPr>
          <w:p w14:paraId="735A16B1"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97.5</w:t>
            </w:r>
            <w:r w:rsidRPr="007B2FC9">
              <w:rPr>
                <w:rFonts w:ascii="Times New Roman" w:eastAsia="Times New Roman" w:hAnsi="Times New Roman" w:cs="Times New Roman"/>
                <w:color w:val="000000"/>
                <w:sz w:val="18"/>
                <w:szCs w:val="18"/>
                <w:vertAlign w:val="superscript"/>
              </w:rPr>
              <w:t>th</w:t>
            </w:r>
            <w:r>
              <w:rPr>
                <w:rFonts w:ascii="Times New Roman" w:eastAsia="Times New Roman" w:hAnsi="Times New Roman" w:cs="Times New Roman"/>
                <w:color w:val="000000"/>
                <w:sz w:val="18"/>
                <w:szCs w:val="18"/>
              </w:rPr>
              <w:t xml:space="preserve"> </w:t>
            </w:r>
          </w:p>
        </w:tc>
      </w:tr>
      <w:tr w:rsidR="00180647" w:rsidRPr="007B2FC9" w14:paraId="29FB22BA" w14:textId="77777777" w:rsidTr="00E62C6B">
        <w:trPr>
          <w:trHeight w:val="300"/>
        </w:trPr>
        <w:tc>
          <w:tcPr>
            <w:tcW w:w="960" w:type="dxa"/>
            <w:tcBorders>
              <w:top w:val="double" w:sz="4" w:space="0" w:color="auto"/>
              <w:left w:val="nil"/>
              <w:bottom w:val="nil"/>
              <w:right w:val="nil"/>
            </w:tcBorders>
            <w:shd w:val="clear" w:color="auto" w:fill="auto"/>
            <w:noWrap/>
            <w:vAlign w:val="bottom"/>
            <w:hideMark/>
          </w:tcPr>
          <w:p w14:paraId="541CBD66"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1</m:t>
                    </m:r>
                  </m:sub>
                </m:sSub>
              </m:oMath>
            </m:oMathPara>
          </w:p>
        </w:tc>
        <w:tc>
          <w:tcPr>
            <w:tcW w:w="1380" w:type="dxa"/>
            <w:tcBorders>
              <w:top w:val="double" w:sz="4" w:space="0" w:color="auto"/>
              <w:left w:val="nil"/>
              <w:bottom w:val="nil"/>
              <w:right w:val="nil"/>
            </w:tcBorders>
            <w:shd w:val="clear" w:color="auto" w:fill="auto"/>
            <w:noWrap/>
            <w:vAlign w:val="bottom"/>
            <w:hideMark/>
          </w:tcPr>
          <w:p w14:paraId="6D9AE332"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RP1</w:t>
            </w:r>
          </w:p>
        </w:tc>
        <w:tc>
          <w:tcPr>
            <w:tcW w:w="960" w:type="dxa"/>
            <w:tcBorders>
              <w:top w:val="double" w:sz="4" w:space="0" w:color="auto"/>
              <w:left w:val="nil"/>
              <w:bottom w:val="nil"/>
              <w:right w:val="nil"/>
            </w:tcBorders>
            <w:shd w:val="clear" w:color="auto" w:fill="auto"/>
            <w:noWrap/>
            <w:vAlign w:val="center"/>
            <w:hideMark/>
          </w:tcPr>
          <w:p w14:paraId="6A0AD9A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0.510</w:t>
            </w:r>
          </w:p>
        </w:tc>
        <w:tc>
          <w:tcPr>
            <w:tcW w:w="960" w:type="dxa"/>
            <w:tcBorders>
              <w:top w:val="double" w:sz="4" w:space="0" w:color="auto"/>
              <w:left w:val="nil"/>
              <w:bottom w:val="nil"/>
              <w:right w:val="nil"/>
            </w:tcBorders>
            <w:shd w:val="clear" w:color="auto" w:fill="auto"/>
            <w:noWrap/>
            <w:vAlign w:val="center"/>
            <w:hideMark/>
          </w:tcPr>
          <w:p w14:paraId="3D4C58B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0.072</w:t>
            </w:r>
          </w:p>
        </w:tc>
        <w:tc>
          <w:tcPr>
            <w:tcW w:w="960" w:type="dxa"/>
            <w:tcBorders>
              <w:top w:val="double" w:sz="4" w:space="0" w:color="auto"/>
              <w:left w:val="nil"/>
              <w:bottom w:val="nil"/>
              <w:right w:val="nil"/>
            </w:tcBorders>
            <w:shd w:val="clear" w:color="auto" w:fill="auto"/>
            <w:noWrap/>
            <w:vAlign w:val="center"/>
            <w:hideMark/>
          </w:tcPr>
          <w:p w14:paraId="34F56E01"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0.369</w:t>
            </w:r>
          </w:p>
        </w:tc>
        <w:tc>
          <w:tcPr>
            <w:tcW w:w="960" w:type="dxa"/>
            <w:tcBorders>
              <w:top w:val="double" w:sz="4" w:space="0" w:color="auto"/>
              <w:left w:val="nil"/>
              <w:bottom w:val="nil"/>
              <w:right w:val="nil"/>
            </w:tcBorders>
            <w:shd w:val="clear" w:color="auto" w:fill="auto"/>
            <w:noWrap/>
            <w:vAlign w:val="center"/>
            <w:hideMark/>
          </w:tcPr>
          <w:p w14:paraId="4689F54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0.461</w:t>
            </w:r>
          </w:p>
        </w:tc>
        <w:tc>
          <w:tcPr>
            <w:tcW w:w="960" w:type="dxa"/>
            <w:tcBorders>
              <w:top w:val="double" w:sz="4" w:space="0" w:color="auto"/>
              <w:left w:val="nil"/>
              <w:bottom w:val="nil"/>
              <w:right w:val="nil"/>
            </w:tcBorders>
            <w:shd w:val="clear" w:color="auto" w:fill="auto"/>
            <w:noWrap/>
            <w:vAlign w:val="center"/>
            <w:hideMark/>
          </w:tcPr>
          <w:p w14:paraId="35947C1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0.510</w:t>
            </w:r>
          </w:p>
        </w:tc>
        <w:tc>
          <w:tcPr>
            <w:tcW w:w="960" w:type="dxa"/>
            <w:tcBorders>
              <w:top w:val="double" w:sz="4" w:space="0" w:color="auto"/>
              <w:left w:val="nil"/>
              <w:bottom w:val="nil"/>
              <w:right w:val="nil"/>
            </w:tcBorders>
            <w:shd w:val="clear" w:color="auto" w:fill="auto"/>
            <w:noWrap/>
            <w:vAlign w:val="center"/>
            <w:hideMark/>
          </w:tcPr>
          <w:p w14:paraId="1C6A490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0.559</w:t>
            </w:r>
          </w:p>
        </w:tc>
        <w:tc>
          <w:tcPr>
            <w:tcW w:w="960" w:type="dxa"/>
            <w:tcBorders>
              <w:top w:val="double" w:sz="4" w:space="0" w:color="auto"/>
              <w:left w:val="nil"/>
              <w:bottom w:val="nil"/>
              <w:right w:val="nil"/>
            </w:tcBorders>
            <w:shd w:val="clear" w:color="auto" w:fill="auto"/>
            <w:noWrap/>
            <w:vAlign w:val="center"/>
            <w:hideMark/>
          </w:tcPr>
          <w:p w14:paraId="347FE82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0.651</w:t>
            </w:r>
          </w:p>
        </w:tc>
      </w:tr>
      <w:tr w:rsidR="00180647" w:rsidRPr="007B2FC9" w14:paraId="2B353AB8" w14:textId="77777777" w:rsidTr="00E62C6B">
        <w:trPr>
          <w:trHeight w:val="300"/>
        </w:trPr>
        <w:tc>
          <w:tcPr>
            <w:tcW w:w="960" w:type="dxa"/>
            <w:tcBorders>
              <w:top w:val="nil"/>
              <w:left w:val="nil"/>
              <w:bottom w:val="nil"/>
              <w:right w:val="nil"/>
            </w:tcBorders>
            <w:shd w:val="clear" w:color="auto" w:fill="auto"/>
            <w:noWrap/>
            <w:vAlign w:val="bottom"/>
            <w:hideMark/>
          </w:tcPr>
          <w:p w14:paraId="226FF045"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2</m:t>
                    </m:r>
                  </m:sub>
                </m:sSub>
              </m:oMath>
            </m:oMathPara>
          </w:p>
        </w:tc>
        <w:tc>
          <w:tcPr>
            <w:tcW w:w="1380" w:type="dxa"/>
            <w:tcBorders>
              <w:top w:val="nil"/>
              <w:left w:val="nil"/>
              <w:bottom w:val="nil"/>
              <w:right w:val="nil"/>
            </w:tcBorders>
            <w:shd w:val="clear" w:color="auto" w:fill="auto"/>
            <w:noWrap/>
            <w:vAlign w:val="bottom"/>
            <w:hideMark/>
          </w:tcPr>
          <w:p w14:paraId="3B615179"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MM1-2</w:t>
            </w:r>
          </w:p>
        </w:tc>
        <w:tc>
          <w:tcPr>
            <w:tcW w:w="960" w:type="dxa"/>
            <w:tcBorders>
              <w:top w:val="nil"/>
              <w:left w:val="nil"/>
              <w:bottom w:val="nil"/>
              <w:right w:val="nil"/>
            </w:tcBorders>
            <w:shd w:val="clear" w:color="auto" w:fill="auto"/>
            <w:noWrap/>
            <w:vAlign w:val="center"/>
            <w:hideMark/>
          </w:tcPr>
          <w:p w14:paraId="1F7F5099"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0.830</w:t>
            </w:r>
          </w:p>
        </w:tc>
        <w:tc>
          <w:tcPr>
            <w:tcW w:w="960" w:type="dxa"/>
            <w:tcBorders>
              <w:top w:val="nil"/>
              <w:left w:val="nil"/>
              <w:bottom w:val="nil"/>
              <w:right w:val="nil"/>
            </w:tcBorders>
            <w:shd w:val="clear" w:color="auto" w:fill="auto"/>
            <w:noWrap/>
            <w:vAlign w:val="center"/>
            <w:hideMark/>
          </w:tcPr>
          <w:p w14:paraId="7243B58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0.054</w:t>
            </w:r>
          </w:p>
        </w:tc>
        <w:tc>
          <w:tcPr>
            <w:tcW w:w="960" w:type="dxa"/>
            <w:tcBorders>
              <w:top w:val="nil"/>
              <w:left w:val="nil"/>
              <w:bottom w:val="nil"/>
              <w:right w:val="nil"/>
            </w:tcBorders>
            <w:shd w:val="clear" w:color="auto" w:fill="auto"/>
            <w:noWrap/>
            <w:vAlign w:val="center"/>
            <w:hideMark/>
          </w:tcPr>
          <w:p w14:paraId="2A98D65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0.713</w:t>
            </w:r>
          </w:p>
        </w:tc>
        <w:tc>
          <w:tcPr>
            <w:tcW w:w="960" w:type="dxa"/>
            <w:tcBorders>
              <w:top w:val="nil"/>
              <w:left w:val="nil"/>
              <w:bottom w:val="nil"/>
              <w:right w:val="nil"/>
            </w:tcBorders>
            <w:shd w:val="clear" w:color="auto" w:fill="auto"/>
            <w:noWrap/>
            <w:vAlign w:val="center"/>
            <w:hideMark/>
          </w:tcPr>
          <w:p w14:paraId="4464763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0.796</w:t>
            </w:r>
          </w:p>
        </w:tc>
        <w:tc>
          <w:tcPr>
            <w:tcW w:w="960" w:type="dxa"/>
            <w:tcBorders>
              <w:top w:val="nil"/>
              <w:left w:val="nil"/>
              <w:bottom w:val="nil"/>
              <w:right w:val="nil"/>
            </w:tcBorders>
            <w:shd w:val="clear" w:color="auto" w:fill="auto"/>
            <w:noWrap/>
            <w:vAlign w:val="center"/>
            <w:hideMark/>
          </w:tcPr>
          <w:p w14:paraId="5D18F4C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0.835</w:t>
            </w:r>
          </w:p>
        </w:tc>
        <w:tc>
          <w:tcPr>
            <w:tcW w:w="960" w:type="dxa"/>
            <w:tcBorders>
              <w:top w:val="nil"/>
              <w:left w:val="nil"/>
              <w:bottom w:val="nil"/>
              <w:right w:val="nil"/>
            </w:tcBorders>
            <w:shd w:val="clear" w:color="auto" w:fill="auto"/>
            <w:noWrap/>
            <w:vAlign w:val="center"/>
            <w:hideMark/>
          </w:tcPr>
          <w:p w14:paraId="217432D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0.869</w:t>
            </w:r>
          </w:p>
        </w:tc>
        <w:tc>
          <w:tcPr>
            <w:tcW w:w="960" w:type="dxa"/>
            <w:tcBorders>
              <w:top w:val="nil"/>
              <w:left w:val="nil"/>
              <w:bottom w:val="nil"/>
              <w:right w:val="nil"/>
            </w:tcBorders>
            <w:shd w:val="clear" w:color="auto" w:fill="auto"/>
            <w:noWrap/>
            <w:vAlign w:val="center"/>
            <w:hideMark/>
          </w:tcPr>
          <w:p w14:paraId="01D032B0"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0.920</w:t>
            </w:r>
          </w:p>
        </w:tc>
      </w:tr>
      <w:tr w:rsidR="00180647" w:rsidRPr="007B2FC9" w14:paraId="183A97EC" w14:textId="77777777" w:rsidTr="00E62C6B">
        <w:trPr>
          <w:trHeight w:val="300"/>
        </w:trPr>
        <w:tc>
          <w:tcPr>
            <w:tcW w:w="960" w:type="dxa"/>
            <w:tcBorders>
              <w:top w:val="nil"/>
              <w:left w:val="nil"/>
              <w:bottom w:val="nil"/>
              <w:right w:val="nil"/>
            </w:tcBorders>
            <w:shd w:val="clear" w:color="auto" w:fill="auto"/>
            <w:noWrap/>
            <w:vAlign w:val="bottom"/>
            <w:hideMark/>
          </w:tcPr>
          <w:p w14:paraId="341A61D7"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3</m:t>
                    </m:r>
                  </m:sub>
                </m:sSub>
              </m:oMath>
            </m:oMathPara>
          </w:p>
        </w:tc>
        <w:tc>
          <w:tcPr>
            <w:tcW w:w="1380" w:type="dxa"/>
            <w:tcBorders>
              <w:top w:val="nil"/>
              <w:left w:val="nil"/>
              <w:bottom w:val="nil"/>
              <w:right w:val="nil"/>
            </w:tcBorders>
            <w:shd w:val="clear" w:color="auto" w:fill="auto"/>
            <w:noWrap/>
            <w:vAlign w:val="bottom"/>
            <w:hideMark/>
          </w:tcPr>
          <w:p w14:paraId="73283A09"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Rx1</w:t>
            </w:r>
          </w:p>
        </w:tc>
        <w:tc>
          <w:tcPr>
            <w:tcW w:w="960" w:type="dxa"/>
            <w:tcBorders>
              <w:top w:val="nil"/>
              <w:left w:val="nil"/>
              <w:bottom w:val="nil"/>
              <w:right w:val="nil"/>
            </w:tcBorders>
            <w:shd w:val="clear" w:color="auto" w:fill="auto"/>
            <w:noWrap/>
            <w:vAlign w:val="center"/>
            <w:hideMark/>
          </w:tcPr>
          <w:p w14:paraId="69476FA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0.553</w:t>
            </w:r>
          </w:p>
        </w:tc>
        <w:tc>
          <w:tcPr>
            <w:tcW w:w="960" w:type="dxa"/>
            <w:tcBorders>
              <w:top w:val="nil"/>
              <w:left w:val="nil"/>
              <w:bottom w:val="nil"/>
              <w:right w:val="nil"/>
            </w:tcBorders>
            <w:shd w:val="clear" w:color="auto" w:fill="auto"/>
            <w:noWrap/>
            <w:vAlign w:val="center"/>
            <w:hideMark/>
          </w:tcPr>
          <w:p w14:paraId="7493CB7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0.071</w:t>
            </w:r>
          </w:p>
        </w:tc>
        <w:tc>
          <w:tcPr>
            <w:tcW w:w="960" w:type="dxa"/>
            <w:tcBorders>
              <w:top w:val="nil"/>
              <w:left w:val="nil"/>
              <w:bottom w:val="nil"/>
              <w:right w:val="nil"/>
            </w:tcBorders>
            <w:shd w:val="clear" w:color="auto" w:fill="auto"/>
            <w:noWrap/>
            <w:vAlign w:val="center"/>
            <w:hideMark/>
          </w:tcPr>
          <w:p w14:paraId="64F14DA0"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0.413</w:t>
            </w:r>
          </w:p>
        </w:tc>
        <w:tc>
          <w:tcPr>
            <w:tcW w:w="960" w:type="dxa"/>
            <w:tcBorders>
              <w:top w:val="nil"/>
              <w:left w:val="nil"/>
              <w:bottom w:val="nil"/>
              <w:right w:val="nil"/>
            </w:tcBorders>
            <w:shd w:val="clear" w:color="auto" w:fill="auto"/>
            <w:noWrap/>
            <w:vAlign w:val="center"/>
            <w:hideMark/>
          </w:tcPr>
          <w:p w14:paraId="183BD25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0.506</w:t>
            </w:r>
          </w:p>
        </w:tc>
        <w:tc>
          <w:tcPr>
            <w:tcW w:w="960" w:type="dxa"/>
            <w:tcBorders>
              <w:top w:val="nil"/>
              <w:left w:val="nil"/>
              <w:bottom w:val="nil"/>
              <w:right w:val="nil"/>
            </w:tcBorders>
            <w:shd w:val="clear" w:color="auto" w:fill="auto"/>
            <w:noWrap/>
            <w:vAlign w:val="center"/>
            <w:hideMark/>
          </w:tcPr>
          <w:p w14:paraId="4A01E817"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0.554</w:t>
            </w:r>
          </w:p>
        </w:tc>
        <w:tc>
          <w:tcPr>
            <w:tcW w:w="960" w:type="dxa"/>
            <w:tcBorders>
              <w:top w:val="nil"/>
              <w:left w:val="nil"/>
              <w:bottom w:val="nil"/>
              <w:right w:val="nil"/>
            </w:tcBorders>
            <w:shd w:val="clear" w:color="auto" w:fill="auto"/>
            <w:noWrap/>
            <w:vAlign w:val="center"/>
            <w:hideMark/>
          </w:tcPr>
          <w:p w14:paraId="46319DE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0.601</w:t>
            </w:r>
          </w:p>
        </w:tc>
        <w:tc>
          <w:tcPr>
            <w:tcW w:w="960" w:type="dxa"/>
            <w:tcBorders>
              <w:top w:val="nil"/>
              <w:left w:val="nil"/>
              <w:bottom w:val="nil"/>
              <w:right w:val="nil"/>
            </w:tcBorders>
            <w:shd w:val="clear" w:color="auto" w:fill="auto"/>
            <w:noWrap/>
            <w:vAlign w:val="center"/>
            <w:hideMark/>
          </w:tcPr>
          <w:p w14:paraId="7884C30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0.689</w:t>
            </w:r>
          </w:p>
        </w:tc>
      </w:tr>
      <w:tr w:rsidR="00180647" w:rsidRPr="007B2FC9" w14:paraId="2240F370" w14:textId="77777777" w:rsidTr="00E62C6B">
        <w:trPr>
          <w:trHeight w:val="300"/>
        </w:trPr>
        <w:tc>
          <w:tcPr>
            <w:tcW w:w="960" w:type="dxa"/>
            <w:tcBorders>
              <w:top w:val="nil"/>
              <w:left w:val="nil"/>
              <w:bottom w:val="nil"/>
              <w:right w:val="nil"/>
            </w:tcBorders>
            <w:shd w:val="clear" w:color="auto" w:fill="auto"/>
            <w:noWrap/>
            <w:vAlign w:val="bottom"/>
            <w:hideMark/>
          </w:tcPr>
          <w:p w14:paraId="1AE2EB04"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4</m:t>
                    </m:r>
                  </m:sub>
                </m:sSub>
              </m:oMath>
            </m:oMathPara>
          </w:p>
        </w:tc>
        <w:tc>
          <w:tcPr>
            <w:tcW w:w="1380" w:type="dxa"/>
            <w:tcBorders>
              <w:top w:val="nil"/>
              <w:left w:val="nil"/>
              <w:bottom w:val="nil"/>
              <w:right w:val="nil"/>
            </w:tcBorders>
            <w:shd w:val="clear" w:color="auto" w:fill="auto"/>
            <w:noWrap/>
            <w:vAlign w:val="bottom"/>
            <w:hideMark/>
          </w:tcPr>
          <w:p w14:paraId="0E5EA75D"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R1a</w:t>
            </w:r>
          </w:p>
        </w:tc>
        <w:tc>
          <w:tcPr>
            <w:tcW w:w="960" w:type="dxa"/>
            <w:tcBorders>
              <w:top w:val="nil"/>
              <w:left w:val="nil"/>
              <w:bottom w:val="nil"/>
              <w:right w:val="nil"/>
            </w:tcBorders>
            <w:shd w:val="clear" w:color="auto" w:fill="auto"/>
            <w:noWrap/>
            <w:vAlign w:val="center"/>
            <w:hideMark/>
          </w:tcPr>
          <w:p w14:paraId="6047430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0.072</w:t>
            </w:r>
          </w:p>
        </w:tc>
        <w:tc>
          <w:tcPr>
            <w:tcW w:w="960" w:type="dxa"/>
            <w:tcBorders>
              <w:top w:val="nil"/>
              <w:left w:val="nil"/>
              <w:bottom w:val="nil"/>
              <w:right w:val="nil"/>
            </w:tcBorders>
            <w:shd w:val="clear" w:color="auto" w:fill="auto"/>
            <w:noWrap/>
            <w:vAlign w:val="center"/>
            <w:hideMark/>
          </w:tcPr>
          <w:p w14:paraId="28E3056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0.048</w:t>
            </w:r>
          </w:p>
        </w:tc>
        <w:tc>
          <w:tcPr>
            <w:tcW w:w="960" w:type="dxa"/>
            <w:tcBorders>
              <w:top w:val="nil"/>
              <w:left w:val="nil"/>
              <w:bottom w:val="nil"/>
              <w:right w:val="nil"/>
            </w:tcBorders>
            <w:shd w:val="clear" w:color="auto" w:fill="auto"/>
            <w:noWrap/>
            <w:vAlign w:val="center"/>
            <w:hideMark/>
          </w:tcPr>
          <w:p w14:paraId="28536AE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0.009</w:t>
            </w:r>
          </w:p>
        </w:tc>
        <w:tc>
          <w:tcPr>
            <w:tcW w:w="960" w:type="dxa"/>
            <w:tcBorders>
              <w:top w:val="nil"/>
              <w:left w:val="nil"/>
              <w:bottom w:val="nil"/>
              <w:right w:val="nil"/>
            </w:tcBorders>
            <w:shd w:val="clear" w:color="auto" w:fill="auto"/>
            <w:noWrap/>
            <w:vAlign w:val="center"/>
            <w:hideMark/>
          </w:tcPr>
          <w:p w14:paraId="23381C7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0.035</w:t>
            </w:r>
          </w:p>
        </w:tc>
        <w:tc>
          <w:tcPr>
            <w:tcW w:w="960" w:type="dxa"/>
            <w:tcBorders>
              <w:top w:val="nil"/>
              <w:left w:val="nil"/>
              <w:bottom w:val="nil"/>
              <w:right w:val="nil"/>
            </w:tcBorders>
            <w:shd w:val="clear" w:color="auto" w:fill="auto"/>
            <w:noWrap/>
            <w:vAlign w:val="center"/>
            <w:hideMark/>
          </w:tcPr>
          <w:p w14:paraId="3AA9F70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0.062</w:t>
            </w:r>
          </w:p>
        </w:tc>
        <w:tc>
          <w:tcPr>
            <w:tcW w:w="960" w:type="dxa"/>
            <w:tcBorders>
              <w:top w:val="nil"/>
              <w:left w:val="nil"/>
              <w:bottom w:val="nil"/>
              <w:right w:val="nil"/>
            </w:tcBorders>
            <w:shd w:val="clear" w:color="auto" w:fill="auto"/>
            <w:noWrap/>
            <w:vAlign w:val="center"/>
            <w:hideMark/>
          </w:tcPr>
          <w:p w14:paraId="25776911"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0.097</w:t>
            </w:r>
          </w:p>
        </w:tc>
        <w:tc>
          <w:tcPr>
            <w:tcW w:w="960" w:type="dxa"/>
            <w:tcBorders>
              <w:top w:val="nil"/>
              <w:left w:val="nil"/>
              <w:bottom w:val="nil"/>
              <w:right w:val="nil"/>
            </w:tcBorders>
            <w:shd w:val="clear" w:color="auto" w:fill="auto"/>
            <w:noWrap/>
            <w:vAlign w:val="center"/>
            <w:hideMark/>
          </w:tcPr>
          <w:p w14:paraId="7106859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0.193</w:t>
            </w:r>
          </w:p>
        </w:tc>
      </w:tr>
      <w:tr w:rsidR="00180647" w:rsidRPr="007B2FC9" w14:paraId="4E545110" w14:textId="77777777" w:rsidTr="00E62C6B">
        <w:trPr>
          <w:trHeight w:val="300"/>
        </w:trPr>
        <w:tc>
          <w:tcPr>
            <w:tcW w:w="960" w:type="dxa"/>
            <w:tcBorders>
              <w:top w:val="nil"/>
              <w:left w:val="nil"/>
              <w:bottom w:val="nil"/>
              <w:right w:val="nil"/>
            </w:tcBorders>
            <w:shd w:val="clear" w:color="auto" w:fill="auto"/>
            <w:noWrap/>
            <w:vAlign w:val="bottom"/>
            <w:hideMark/>
          </w:tcPr>
          <w:p w14:paraId="30C7DF0A"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5</m:t>
                    </m:r>
                  </m:sub>
                </m:sSub>
              </m:oMath>
            </m:oMathPara>
          </w:p>
        </w:tc>
        <w:tc>
          <w:tcPr>
            <w:tcW w:w="1380" w:type="dxa"/>
            <w:tcBorders>
              <w:top w:val="nil"/>
              <w:left w:val="nil"/>
              <w:bottom w:val="nil"/>
              <w:right w:val="nil"/>
            </w:tcBorders>
            <w:shd w:val="clear" w:color="auto" w:fill="auto"/>
            <w:noWrap/>
            <w:vAlign w:val="bottom"/>
            <w:hideMark/>
          </w:tcPr>
          <w:p w14:paraId="7EC443D1"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R1b</w:t>
            </w:r>
          </w:p>
        </w:tc>
        <w:tc>
          <w:tcPr>
            <w:tcW w:w="960" w:type="dxa"/>
            <w:tcBorders>
              <w:top w:val="nil"/>
              <w:left w:val="nil"/>
              <w:bottom w:val="nil"/>
              <w:right w:val="nil"/>
            </w:tcBorders>
            <w:shd w:val="clear" w:color="auto" w:fill="auto"/>
            <w:noWrap/>
            <w:vAlign w:val="center"/>
            <w:hideMark/>
          </w:tcPr>
          <w:p w14:paraId="4A6AAA2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0.810</w:t>
            </w:r>
          </w:p>
        </w:tc>
        <w:tc>
          <w:tcPr>
            <w:tcW w:w="960" w:type="dxa"/>
            <w:tcBorders>
              <w:top w:val="nil"/>
              <w:left w:val="nil"/>
              <w:bottom w:val="nil"/>
              <w:right w:val="nil"/>
            </w:tcBorders>
            <w:shd w:val="clear" w:color="auto" w:fill="auto"/>
            <w:noWrap/>
            <w:vAlign w:val="center"/>
            <w:hideMark/>
          </w:tcPr>
          <w:p w14:paraId="790F66E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0.095</w:t>
            </w:r>
          </w:p>
        </w:tc>
        <w:tc>
          <w:tcPr>
            <w:tcW w:w="960" w:type="dxa"/>
            <w:tcBorders>
              <w:top w:val="nil"/>
              <w:left w:val="nil"/>
              <w:bottom w:val="nil"/>
              <w:right w:val="nil"/>
            </w:tcBorders>
            <w:shd w:val="clear" w:color="auto" w:fill="auto"/>
            <w:noWrap/>
            <w:vAlign w:val="center"/>
            <w:hideMark/>
          </w:tcPr>
          <w:p w14:paraId="5EEC5F1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0.593</w:t>
            </w:r>
          </w:p>
        </w:tc>
        <w:tc>
          <w:tcPr>
            <w:tcW w:w="960" w:type="dxa"/>
            <w:tcBorders>
              <w:top w:val="nil"/>
              <w:left w:val="nil"/>
              <w:bottom w:val="nil"/>
              <w:right w:val="nil"/>
            </w:tcBorders>
            <w:shd w:val="clear" w:color="auto" w:fill="auto"/>
            <w:noWrap/>
            <w:vAlign w:val="center"/>
            <w:hideMark/>
          </w:tcPr>
          <w:p w14:paraId="2D0A1DF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0.752</w:t>
            </w:r>
          </w:p>
        </w:tc>
        <w:tc>
          <w:tcPr>
            <w:tcW w:w="960" w:type="dxa"/>
            <w:tcBorders>
              <w:top w:val="nil"/>
              <w:left w:val="nil"/>
              <w:bottom w:val="nil"/>
              <w:right w:val="nil"/>
            </w:tcBorders>
            <w:shd w:val="clear" w:color="auto" w:fill="auto"/>
            <w:noWrap/>
            <w:vAlign w:val="center"/>
            <w:hideMark/>
          </w:tcPr>
          <w:p w14:paraId="782CC101"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0.824</w:t>
            </w:r>
          </w:p>
        </w:tc>
        <w:tc>
          <w:tcPr>
            <w:tcW w:w="960" w:type="dxa"/>
            <w:tcBorders>
              <w:top w:val="nil"/>
              <w:left w:val="nil"/>
              <w:bottom w:val="nil"/>
              <w:right w:val="nil"/>
            </w:tcBorders>
            <w:shd w:val="clear" w:color="auto" w:fill="auto"/>
            <w:noWrap/>
            <w:vAlign w:val="center"/>
            <w:hideMark/>
          </w:tcPr>
          <w:p w14:paraId="67F5449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0.881</w:t>
            </w:r>
          </w:p>
        </w:tc>
        <w:tc>
          <w:tcPr>
            <w:tcW w:w="960" w:type="dxa"/>
            <w:tcBorders>
              <w:top w:val="nil"/>
              <w:left w:val="nil"/>
              <w:bottom w:val="nil"/>
              <w:right w:val="nil"/>
            </w:tcBorders>
            <w:shd w:val="clear" w:color="auto" w:fill="auto"/>
            <w:noWrap/>
            <w:vAlign w:val="center"/>
            <w:hideMark/>
          </w:tcPr>
          <w:p w14:paraId="4756219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0.955</w:t>
            </w:r>
          </w:p>
        </w:tc>
      </w:tr>
      <w:tr w:rsidR="00180647" w:rsidRPr="007B2FC9" w14:paraId="2E56416D" w14:textId="77777777" w:rsidTr="00E62C6B">
        <w:trPr>
          <w:trHeight w:val="300"/>
        </w:trPr>
        <w:tc>
          <w:tcPr>
            <w:tcW w:w="960" w:type="dxa"/>
            <w:tcBorders>
              <w:top w:val="nil"/>
              <w:left w:val="nil"/>
              <w:bottom w:val="nil"/>
              <w:right w:val="nil"/>
            </w:tcBorders>
            <w:shd w:val="clear" w:color="auto" w:fill="auto"/>
            <w:noWrap/>
            <w:vAlign w:val="bottom"/>
            <w:hideMark/>
          </w:tcPr>
          <w:p w14:paraId="13B6A22A"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6</m:t>
                    </m:r>
                  </m:sub>
                </m:sSub>
              </m:oMath>
            </m:oMathPara>
          </w:p>
        </w:tc>
        <w:tc>
          <w:tcPr>
            <w:tcW w:w="1380" w:type="dxa"/>
            <w:tcBorders>
              <w:top w:val="nil"/>
              <w:left w:val="nil"/>
              <w:bottom w:val="nil"/>
              <w:right w:val="nil"/>
            </w:tcBorders>
            <w:shd w:val="clear" w:color="auto" w:fill="auto"/>
            <w:noWrap/>
            <w:vAlign w:val="bottom"/>
            <w:hideMark/>
          </w:tcPr>
          <w:p w14:paraId="6077E672"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R2a</w:t>
            </w:r>
          </w:p>
        </w:tc>
        <w:tc>
          <w:tcPr>
            <w:tcW w:w="960" w:type="dxa"/>
            <w:tcBorders>
              <w:top w:val="nil"/>
              <w:left w:val="nil"/>
              <w:bottom w:val="nil"/>
              <w:right w:val="nil"/>
            </w:tcBorders>
            <w:shd w:val="clear" w:color="auto" w:fill="auto"/>
            <w:noWrap/>
            <w:vAlign w:val="center"/>
            <w:hideMark/>
          </w:tcPr>
          <w:p w14:paraId="72D07E4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0.285</w:t>
            </w:r>
          </w:p>
        </w:tc>
        <w:tc>
          <w:tcPr>
            <w:tcW w:w="960" w:type="dxa"/>
            <w:tcBorders>
              <w:top w:val="nil"/>
              <w:left w:val="nil"/>
              <w:bottom w:val="nil"/>
              <w:right w:val="nil"/>
            </w:tcBorders>
            <w:shd w:val="clear" w:color="auto" w:fill="auto"/>
            <w:noWrap/>
            <w:vAlign w:val="center"/>
            <w:hideMark/>
          </w:tcPr>
          <w:p w14:paraId="438A367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0.220</w:t>
            </w:r>
          </w:p>
        </w:tc>
        <w:tc>
          <w:tcPr>
            <w:tcW w:w="960" w:type="dxa"/>
            <w:tcBorders>
              <w:top w:val="nil"/>
              <w:left w:val="nil"/>
              <w:bottom w:val="nil"/>
              <w:right w:val="nil"/>
            </w:tcBorders>
            <w:shd w:val="clear" w:color="auto" w:fill="auto"/>
            <w:noWrap/>
            <w:vAlign w:val="center"/>
            <w:hideMark/>
          </w:tcPr>
          <w:p w14:paraId="2858AC61"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0.042</w:t>
            </w:r>
          </w:p>
        </w:tc>
        <w:tc>
          <w:tcPr>
            <w:tcW w:w="960" w:type="dxa"/>
            <w:tcBorders>
              <w:top w:val="nil"/>
              <w:left w:val="nil"/>
              <w:bottom w:val="nil"/>
              <w:right w:val="nil"/>
            </w:tcBorders>
            <w:shd w:val="clear" w:color="auto" w:fill="auto"/>
            <w:noWrap/>
            <w:vAlign w:val="center"/>
            <w:hideMark/>
          </w:tcPr>
          <w:p w14:paraId="6CD9D8B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0.125</w:t>
            </w:r>
          </w:p>
        </w:tc>
        <w:tc>
          <w:tcPr>
            <w:tcW w:w="960" w:type="dxa"/>
            <w:tcBorders>
              <w:top w:val="nil"/>
              <w:left w:val="nil"/>
              <w:bottom w:val="nil"/>
              <w:right w:val="nil"/>
            </w:tcBorders>
            <w:shd w:val="clear" w:color="auto" w:fill="auto"/>
            <w:noWrap/>
            <w:vAlign w:val="center"/>
            <w:hideMark/>
          </w:tcPr>
          <w:p w14:paraId="7C5B7EE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0.211</w:t>
            </w:r>
          </w:p>
        </w:tc>
        <w:tc>
          <w:tcPr>
            <w:tcW w:w="960" w:type="dxa"/>
            <w:tcBorders>
              <w:top w:val="nil"/>
              <w:left w:val="nil"/>
              <w:bottom w:val="nil"/>
              <w:right w:val="nil"/>
            </w:tcBorders>
            <w:shd w:val="clear" w:color="auto" w:fill="auto"/>
            <w:noWrap/>
            <w:vAlign w:val="center"/>
            <w:hideMark/>
          </w:tcPr>
          <w:p w14:paraId="5D214EF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0.378</w:t>
            </w:r>
          </w:p>
        </w:tc>
        <w:tc>
          <w:tcPr>
            <w:tcW w:w="960" w:type="dxa"/>
            <w:tcBorders>
              <w:top w:val="nil"/>
              <w:left w:val="nil"/>
              <w:bottom w:val="nil"/>
              <w:right w:val="nil"/>
            </w:tcBorders>
            <w:shd w:val="clear" w:color="auto" w:fill="auto"/>
            <w:noWrap/>
            <w:vAlign w:val="center"/>
            <w:hideMark/>
          </w:tcPr>
          <w:p w14:paraId="61DE75B3"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0.872</w:t>
            </w:r>
          </w:p>
        </w:tc>
      </w:tr>
      <w:tr w:rsidR="00180647" w:rsidRPr="007B2FC9" w14:paraId="7EF5FD62" w14:textId="77777777" w:rsidTr="00E62C6B">
        <w:trPr>
          <w:trHeight w:val="300"/>
        </w:trPr>
        <w:tc>
          <w:tcPr>
            <w:tcW w:w="960" w:type="dxa"/>
            <w:tcBorders>
              <w:top w:val="nil"/>
              <w:left w:val="nil"/>
              <w:bottom w:val="nil"/>
              <w:right w:val="nil"/>
            </w:tcBorders>
            <w:shd w:val="clear" w:color="auto" w:fill="auto"/>
            <w:noWrap/>
            <w:vAlign w:val="bottom"/>
            <w:hideMark/>
          </w:tcPr>
          <w:p w14:paraId="3E18AD91"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7</m:t>
                    </m:r>
                  </m:sub>
                </m:sSub>
              </m:oMath>
            </m:oMathPara>
          </w:p>
        </w:tc>
        <w:tc>
          <w:tcPr>
            <w:tcW w:w="1380" w:type="dxa"/>
            <w:tcBorders>
              <w:top w:val="nil"/>
              <w:left w:val="nil"/>
              <w:bottom w:val="nil"/>
              <w:right w:val="nil"/>
            </w:tcBorders>
            <w:shd w:val="clear" w:color="auto" w:fill="auto"/>
            <w:noWrap/>
            <w:vAlign w:val="bottom"/>
            <w:hideMark/>
          </w:tcPr>
          <w:p w14:paraId="53C76BA4"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Rx2b</w:t>
            </w:r>
          </w:p>
        </w:tc>
        <w:tc>
          <w:tcPr>
            <w:tcW w:w="960" w:type="dxa"/>
            <w:tcBorders>
              <w:top w:val="nil"/>
              <w:left w:val="nil"/>
              <w:bottom w:val="nil"/>
              <w:right w:val="nil"/>
            </w:tcBorders>
            <w:shd w:val="clear" w:color="auto" w:fill="auto"/>
            <w:noWrap/>
            <w:vAlign w:val="center"/>
            <w:hideMark/>
          </w:tcPr>
          <w:p w14:paraId="247955D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0.921</w:t>
            </w:r>
          </w:p>
        </w:tc>
        <w:tc>
          <w:tcPr>
            <w:tcW w:w="960" w:type="dxa"/>
            <w:tcBorders>
              <w:top w:val="nil"/>
              <w:left w:val="nil"/>
              <w:bottom w:val="nil"/>
              <w:right w:val="nil"/>
            </w:tcBorders>
            <w:shd w:val="clear" w:color="auto" w:fill="auto"/>
            <w:noWrap/>
            <w:vAlign w:val="center"/>
            <w:hideMark/>
          </w:tcPr>
          <w:p w14:paraId="5DDFA63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0.068</w:t>
            </w:r>
          </w:p>
        </w:tc>
        <w:tc>
          <w:tcPr>
            <w:tcW w:w="960" w:type="dxa"/>
            <w:tcBorders>
              <w:top w:val="nil"/>
              <w:left w:val="nil"/>
              <w:bottom w:val="nil"/>
              <w:right w:val="nil"/>
            </w:tcBorders>
            <w:shd w:val="clear" w:color="auto" w:fill="auto"/>
            <w:noWrap/>
            <w:vAlign w:val="center"/>
            <w:hideMark/>
          </w:tcPr>
          <w:p w14:paraId="67F9AA1B"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0.746</w:t>
            </w:r>
          </w:p>
        </w:tc>
        <w:tc>
          <w:tcPr>
            <w:tcW w:w="960" w:type="dxa"/>
            <w:tcBorders>
              <w:top w:val="nil"/>
              <w:left w:val="nil"/>
              <w:bottom w:val="nil"/>
              <w:right w:val="nil"/>
            </w:tcBorders>
            <w:shd w:val="clear" w:color="auto" w:fill="auto"/>
            <w:noWrap/>
            <w:vAlign w:val="center"/>
            <w:hideMark/>
          </w:tcPr>
          <w:p w14:paraId="6FFFCB3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0.886</w:t>
            </w:r>
          </w:p>
        </w:tc>
        <w:tc>
          <w:tcPr>
            <w:tcW w:w="960" w:type="dxa"/>
            <w:tcBorders>
              <w:top w:val="nil"/>
              <w:left w:val="nil"/>
              <w:bottom w:val="nil"/>
              <w:right w:val="nil"/>
            </w:tcBorders>
            <w:shd w:val="clear" w:color="auto" w:fill="auto"/>
            <w:noWrap/>
            <w:vAlign w:val="center"/>
            <w:hideMark/>
          </w:tcPr>
          <w:p w14:paraId="4324BF8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0.939</w:t>
            </w:r>
          </w:p>
        </w:tc>
        <w:tc>
          <w:tcPr>
            <w:tcW w:w="960" w:type="dxa"/>
            <w:tcBorders>
              <w:top w:val="nil"/>
              <w:left w:val="nil"/>
              <w:bottom w:val="nil"/>
              <w:right w:val="nil"/>
            </w:tcBorders>
            <w:shd w:val="clear" w:color="auto" w:fill="auto"/>
            <w:noWrap/>
            <w:vAlign w:val="center"/>
            <w:hideMark/>
          </w:tcPr>
          <w:p w14:paraId="73D53659"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0.973</w:t>
            </w:r>
          </w:p>
        </w:tc>
        <w:tc>
          <w:tcPr>
            <w:tcW w:w="960" w:type="dxa"/>
            <w:tcBorders>
              <w:top w:val="nil"/>
              <w:left w:val="nil"/>
              <w:bottom w:val="nil"/>
              <w:right w:val="nil"/>
            </w:tcBorders>
            <w:shd w:val="clear" w:color="auto" w:fill="auto"/>
            <w:noWrap/>
            <w:vAlign w:val="center"/>
            <w:hideMark/>
          </w:tcPr>
          <w:p w14:paraId="5592E207"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0.997</w:t>
            </w:r>
          </w:p>
        </w:tc>
      </w:tr>
      <w:tr w:rsidR="00180647" w:rsidRPr="007B2FC9" w14:paraId="3F4E8AA2" w14:textId="77777777" w:rsidTr="00E62C6B">
        <w:trPr>
          <w:trHeight w:val="300"/>
        </w:trPr>
        <w:tc>
          <w:tcPr>
            <w:tcW w:w="960" w:type="dxa"/>
            <w:tcBorders>
              <w:top w:val="nil"/>
              <w:left w:val="nil"/>
              <w:bottom w:val="nil"/>
              <w:right w:val="nil"/>
            </w:tcBorders>
            <w:shd w:val="clear" w:color="auto" w:fill="auto"/>
            <w:noWrap/>
            <w:vAlign w:val="bottom"/>
            <w:hideMark/>
          </w:tcPr>
          <w:p w14:paraId="3E068672"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8</m:t>
                    </m:r>
                  </m:sub>
                </m:sSub>
              </m:oMath>
            </m:oMathPara>
          </w:p>
        </w:tc>
        <w:tc>
          <w:tcPr>
            <w:tcW w:w="1380" w:type="dxa"/>
            <w:tcBorders>
              <w:top w:val="nil"/>
              <w:left w:val="nil"/>
              <w:bottom w:val="nil"/>
              <w:right w:val="nil"/>
            </w:tcBorders>
            <w:shd w:val="clear" w:color="auto" w:fill="auto"/>
            <w:noWrap/>
            <w:vAlign w:val="bottom"/>
            <w:hideMark/>
          </w:tcPr>
          <w:p w14:paraId="1B60A858"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Rx2a</w:t>
            </w:r>
          </w:p>
        </w:tc>
        <w:tc>
          <w:tcPr>
            <w:tcW w:w="960" w:type="dxa"/>
            <w:tcBorders>
              <w:top w:val="nil"/>
              <w:left w:val="nil"/>
              <w:bottom w:val="nil"/>
              <w:right w:val="nil"/>
            </w:tcBorders>
            <w:shd w:val="clear" w:color="auto" w:fill="auto"/>
            <w:noWrap/>
            <w:vAlign w:val="center"/>
            <w:hideMark/>
          </w:tcPr>
          <w:p w14:paraId="6627052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0.685</w:t>
            </w:r>
          </w:p>
        </w:tc>
        <w:tc>
          <w:tcPr>
            <w:tcW w:w="960" w:type="dxa"/>
            <w:tcBorders>
              <w:top w:val="nil"/>
              <w:left w:val="nil"/>
              <w:bottom w:val="nil"/>
              <w:right w:val="nil"/>
            </w:tcBorders>
            <w:shd w:val="clear" w:color="auto" w:fill="auto"/>
            <w:noWrap/>
            <w:vAlign w:val="center"/>
            <w:hideMark/>
          </w:tcPr>
          <w:p w14:paraId="01FD39BB"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0.210</w:t>
            </w:r>
          </w:p>
        </w:tc>
        <w:tc>
          <w:tcPr>
            <w:tcW w:w="960" w:type="dxa"/>
            <w:tcBorders>
              <w:top w:val="nil"/>
              <w:left w:val="nil"/>
              <w:bottom w:val="nil"/>
              <w:right w:val="nil"/>
            </w:tcBorders>
            <w:shd w:val="clear" w:color="auto" w:fill="auto"/>
            <w:noWrap/>
            <w:vAlign w:val="center"/>
            <w:hideMark/>
          </w:tcPr>
          <w:p w14:paraId="6A9C73E0"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0.256</w:t>
            </w:r>
          </w:p>
        </w:tc>
        <w:tc>
          <w:tcPr>
            <w:tcW w:w="960" w:type="dxa"/>
            <w:tcBorders>
              <w:top w:val="nil"/>
              <w:left w:val="nil"/>
              <w:bottom w:val="nil"/>
              <w:right w:val="nil"/>
            </w:tcBorders>
            <w:shd w:val="clear" w:color="auto" w:fill="auto"/>
            <w:noWrap/>
            <w:vAlign w:val="center"/>
            <w:hideMark/>
          </w:tcPr>
          <w:p w14:paraId="0F165A6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0.527</w:t>
            </w:r>
          </w:p>
        </w:tc>
        <w:tc>
          <w:tcPr>
            <w:tcW w:w="960" w:type="dxa"/>
            <w:tcBorders>
              <w:top w:val="nil"/>
              <w:left w:val="nil"/>
              <w:bottom w:val="nil"/>
              <w:right w:val="nil"/>
            </w:tcBorders>
            <w:shd w:val="clear" w:color="auto" w:fill="auto"/>
            <w:noWrap/>
            <w:vAlign w:val="center"/>
            <w:hideMark/>
          </w:tcPr>
          <w:p w14:paraId="67960B56"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0.712</w:t>
            </w:r>
          </w:p>
        </w:tc>
        <w:tc>
          <w:tcPr>
            <w:tcW w:w="960" w:type="dxa"/>
            <w:tcBorders>
              <w:top w:val="nil"/>
              <w:left w:val="nil"/>
              <w:bottom w:val="nil"/>
              <w:right w:val="nil"/>
            </w:tcBorders>
            <w:shd w:val="clear" w:color="auto" w:fill="auto"/>
            <w:noWrap/>
            <w:vAlign w:val="center"/>
            <w:hideMark/>
          </w:tcPr>
          <w:p w14:paraId="023DC2C1"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0.862</w:t>
            </w:r>
          </w:p>
        </w:tc>
        <w:tc>
          <w:tcPr>
            <w:tcW w:w="960" w:type="dxa"/>
            <w:tcBorders>
              <w:top w:val="nil"/>
              <w:left w:val="nil"/>
              <w:bottom w:val="nil"/>
              <w:right w:val="nil"/>
            </w:tcBorders>
            <w:shd w:val="clear" w:color="auto" w:fill="auto"/>
            <w:noWrap/>
            <w:vAlign w:val="center"/>
            <w:hideMark/>
          </w:tcPr>
          <w:p w14:paraId="166517CB"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0.986</w:t>
            </w:r>
          </w:p>
        </w:tc>
      </w:tr>
      <w:tr w:rsidR="00180647" w:rsidRPr="007B2FC9" w14:paraId="2C32E183" w14:textId="77777777" w:rsidTr="00E62C6B">
        <w:trPr>
          <w:trHeight w:val="300"/>
        </w:trPr>
        <w:tc>
          <w:tcPr>
            <w:tcW w:w="960" w:type="dxa"/>
            <w:tcBorders>
              <w:top w:val="nil"/>
              <w:left w:val="nil"/>
              <w:bottom w:val="nil"/>
              <w:right w:val="nil"/>
            </w:tcBorders>
            <w:shd w:val="clear" w:color="auto" w:fill="auto"/>
            <w:noWrap/>
            <w:vAlign w:val="bottom"/>
            <w:hideMark/>
          </w:tcPr>
          <w:p w14:paraId="4329490F"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9</m:t>
                    </m:r>
                  </m:sub>
                </m:sSub>
              </m:oMath>
            </m:oMathPara>
          </w:p>
        </w:tc>
        <w:tc>
          <w:tcPr>
            <w:tcW w:w="1380" w:type="dxa"/>
            <w:tcBorders>
              <w:top w:val="nil"/>
              <w:left w:val="nil"/>
              <w:bottom w:val="nil"/>
              <w:right w:val="nil"/>
            </w:tcBorders>
            <w:shd w:val="clear" w:color="auto" w:fill="auto"/>
            <w:noWrap/>
            <w:vAlign w:val="bottom"/>
            <w:hideMark/>
          </w:tcPr>
          <w:p w14:paraId="21E4A6FB"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R2b</w:t>
            </w:r>
          </w:p>
        </w:tc>
        <w:tc>
          <w:tcPr>
            <w:tcW w:w="960" w:type="dxa"/>
            <w:tcBorders>
              <w:top w:val="nil"/>
              <w:left w:val="nil"/>
              <w:bottom w:val="nil"/>
              <w:right w:val="nil"/>
            </w:tcBorders>
            <w:shd w:val="clear" w:color="auto" w:fill="auto"/>
            <w:noWrap/>
            <w:vAlign w:val="center"/>
            <w:hideMark/>
          </w:tcPr>
          <w:p w14:paraId="5BE6BF8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0.553</w:t>
            </w:r>
          </w:p>
        </w:tc>
        <w:tc>
          <w:tcPr>
            <w:tcW w:w="960" w:type="dxa"/>
            <w:tcBorders>
              <w:top w:val="nil"/>
              <w:left w:val="nil"/>
              <w:bottom w:val="nil"/>
              <w:right w:val="nil"/>
            </w:tcBorders>
            <w:shd w:val="clear" w:color="auto" w:fill="auto"/>
            <w:noWrap/>
            <w:vAlign w:val="center"/>
            <w:hideMark/>
          </w:tcPr>
          <w:p w14:paraId="3E4F724B"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0.133</w:t>
            </w:r>
          </w:p>
        </w:tc>
        <w:tc>
          <w:tcPr>
            <w:tcW w:w="960" w:type="dxa"/>
            <w:tcBorders>
              <w:top w:val="nil"/>
              <w:left w:val="nil"/>
              <w:bottom w:val="nil"/>
              <w:right w:val="nil"/>
            </w:tcBorders>
            <w:shd w:val="clear" w:color="auto" w:fill="auto"/>
            <w:noWrap/>
            <w:vAlign w:val="center"/>
            <w:hideMark/>
          </w:tcPr>
          <w:p w14:paraId="08E07A9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0.309</w:t>
            </w:r>
          </w:p>
        </w:tc>
        <w:tc>
          <w:tcPr>
            <w:tcW w:w="960" w:type="dxa"/>
            <w:tcBorders>
              <w:top w:val="nil"/>
              <w:left w:val="nil"/>
              <w:bottom w:val="nil"/>
              <w:right w:val="nil"/>
            </w:tcBorders>
            <w:shd w:val="clear" w:color="auto" w:fill="auto"/>
            <w:noWrap/>
            <w:vAlign w:val="center"/>
            <w:hideMark/>
          </w:tcPr>
          <w:p w14:paraId="26CAE5EB"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0.461</w:t>
            </w:r>
          </w:p>
        </w:tc>
        <w:tc>
          <w:tcPr>
            <w:tcW w:w="960" w:type="dxa"/>
            <w:tcBorders>
              <w:top w:val="nil"/>
              <w:left w:val="nil"/>
              <w:bottom w:val="nil"/>
              <w:right w:val="nil"/>
            </w:tcBorders>
            <w:shd w:val="clear" w:color="auto" w:fill="auto"/>
            <w:noWrap/>
            <w:vAlign w:val="center"/>
            <w:hideMark/>
          </w:tcPr>
          <w:p w14:paraId="50E328A9"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0.549</w:t>
            </w:r>
          </w:p>
        </w:tc>
        <w:tc>
          <w:tcPr>
            <w:tcW w:w="960" w:type="dxa"/>
            <w:tcBorders>
              <w:top w:val="nil"/>
              <w:left w:val="nil"/>
              <w:bottom w:val="nil"/>
              <w:right w:val="nil"/>
            </w:tcBorders>
            <w:shd w:val="clear" w:color="auto" w:fill="auto"/>
            <w:noWrap/>
            <w:vAlign w:val="center"/>
            <w:hideMark/>
          </w:tcPr>
          <w:p w14:paraId="359BAF6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0.640</w:t>
            </w:r>
          </w:p>
        </w:tc>
        <w:tc>
          <w:tcPr>
            <w:tcW w:w="960" w:type="dxa"/>
            <w:tcBorders>
              <w:top w:val="nil"/>
              <w:left w:val="nil"/>
              <w:bottom w:val="nil"/>
              <w:right w:val="nil"/>
            </w:tcBorders>
            <w:shd w:val="clear" w:color="auto" w:fill="auto"/>
            <w:noWrap/>
            <w:vAlign w:val="center"/>
            <w:hideMark/>
          </w:tcPr>
          <w:p w14:paraId="30A45A8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0.819</w:t>
            </w:r>
          </w:p>
        </w:tc>
      </w:tr>
      <w:tr w:rsidR="00180647" w:rsidRPr="007B2FC9" w14:paraId="799CB691" w14:textId="77777777" w:rsidTr="00E62C6B">
        <w:trPr>
          <w:trHeight w:val="300"/>
        </w:trPr>
        <w:tc>
          <w:tcPr>
            <w:tcW w:w="960" w:type="dxa"/>
            <w:tcBorders>
              <w:top w:val="nil"/>
              <w:left w:val="nil"/>
              <w:bottom w:val="nil"/>
              <w:right w:val="nil"/>
            </w:tcBorders>
            <w:shd w:val="clear" w:color="auto" w:fill="auto"/>
            <w:noWrap/>
            <w:vAlign w:val="bottom"/>
            <w:hideMark/>
          </w:tcPr>
          <w:p w14:paraId="370235F5"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10</m:t>
                    </m:r>
                  </m:sub>
                </m:sSub>
              </m:oMath>
            </m:oMathPara>
          </w:p>
        </w:tc>
        <w:tc>
          <w:tcPr>
            <w:tcW w:w="1380" w:type="dxa"/>
            <w:tcBorders>
              <w:top w:val="nil"/>
              <w:left w:val="nil"/>
              <w:bottom w:val="nil"/>
              <w:right w:val="nil"/>
            </w:tcBorders>
            <w:shd w:val="clear" w:color="auto" w:fill="auto"/>
            <w:noWrap/>
            <w:vAlign w:val="bottom"/>
            <w:hideMark/>
          </w:tcPr>
          <w:p w14:paraId="6ADCC9E6"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R3a</w:t>
            </w:r>
          </w:p>
        </w:tc>
        <w:tc>
          <w:tcPr>
            <w:tcW w:w="960" w:type="dxa"/>
            <w:tcBorders>
              <w:top w:val="nil"/>
              <w:left w:val="nil"/>
              <w:bottom w:val="nil"/>
              <w:right w:val="nil"/>
            </w:tcBorders>
            <w:shd w:val="clear" w:color="auto" w:fill="auto"/>
            <w:noWrap/>
            <w:vAlign w:val="center"/>
            <w:hideMark/>
          </w:tcPr>
          <w:p w14:paraId="333A6AD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0.780</w:t>
            </w:r>
          </w:p>
        </w:tc>
        <w:tc>
          <w:tcPr>
            <w:tcW w:w="960" w:type="dxa"/>
            <w:tcBorders>
              <w:top w:val="nil"/>
              <w:left w:val="nil"/>
              <w:bottom w:val="nil"/>
              <w:right w:val="nil"/>
            </w:tcBorders>
            <w:shd w:val="clear" w:color="auto" w:fill="auto"/>
            <w:noWrap/>
            <w:vAlign w:val="center"/>
            <w:hideMark/>
          </w:tcPr>
          <w:p w14:paraId="6321EF0E"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0.095</w:t>
            </w:r>
          </w:p>
        </w:tc>
        <w:tc>
          <w:tcPr>
            <w:tcW w:w="960" w:type="dxa"/>
            <w:tcBorders>
              <w:top w:val="nil"/>
              <w:left w:val="nil"/>
              <w:bottom w:val="nil"/>
              <w:right w:val="nil"/>
            </w:tcBorders>
            <w:shd w:val="clear" w:color="auto" w:fill="auto"/>
            <w:noWrap/>
            <w:vAlign w:val="center"/>
            <w:hideMark/>
          </w:tcPr>
          <w:p w14:paraId="27DCDF5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0.591</w:t>
            </w:r>
          </w:p>
        </w:tc>
        <w:tc>
          <w:tcPr>
            <w:tcW w:w="960" w:type="dxa"/>
            <w:tcBorders>
              <w:top w:val="nil"/>
              <w:left w:val="nil"/>
              <w:bottom w:val="nil"/>
              <w:right w:val="nil"/>
            </w:tcBorders>
            <w:shd w:val="clear" w:color="auto" w:fill="auto"/>
            <w:noWrap/>
            <w:vAlign w:val="center"/>
            <w:hideMark/>
          </w:tcPr>
          <w:p w14:paraId="5F705AE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0.715</w:t>
            </w:r>
          </w:p>
        </w:tc>
        <w:tc>
          <w:tcPr>
            <w:tcW w:w="960" w:type="dxa"/>
            <w:tcBorders>
              <w:top w:val="nil"/>
              <w:left w:val="nil"/>
              <w:bottom w:val="nil"/>
              <w:right w:val="nil"/>
            </w:tcBorders>
            <w:shd w:val="clear" w:color="auto" w:fill="auto"/>
            <w:noWrap/>
            <w:vAlign w:val="center"/>
            <w:hideMark/>
          </w:tcPr>
          <w:p w14:paraId="745D25E3"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0.783</w:t>
            </w:r>
          </w:p>
        </w:tc>
        <w:tc>
          <w:tcPr>
            <w:tcW w:w="960" w:type="dxa"/>
            <w:tcBorders>
              <w:top w:val="nil"/>
              <w:left w:val="nil"/>
              <w:bottom w:val="nil"/>
              <w:right w:val="nil"/>
            </w:tcBorders>
            <w:shd w:val="clear" w:color="auto" w:fill="auto"/>
            <w:noWrap/>
            <w:vAlign w:val="center"/>
            <w:hideMark/>
          </w:tcPr>
          <w:p w14:paraId="348375F8"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0.846</w:t>
            </w:r>
          </w:p>
        </w:tc>
        <w:tc>
          <w:tcPr>
            <w:tcW w:w="960" w:type="dxa"/>
            <w:tcBorders>
              <w:top w:val="nil"/>
              <w:left w:val="nil"/>
              <w:bottom w:val="nil"/>
              <w:right w:val="nil"/>
            </w:tcBorders>
            <w:shd w:val="clear" w:color="auto" w:fill="auto"/>
            <w:noWrap/>
            <w:vAlign w:val="center"/>
            <w:hideMark/>
          </w:tcPr>
          <w:p w14:paraId="3251725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0.958</w:t>
            </w:r>
          </w:p>
        </w:tc>
      </w:tr>
      <w:tr w:rsidR="00180647" w:rsidRPr="007B2FC9" w14:paraId="03B7F603" w14:textId="77777777" w:rsidTr="00E62C6B">
        <w:trPr>
          <w:trHeight w:val="300"/>
        </w:trPr>
        <w:tc>
          <w:tcPr>
            <w:tcW w:w="960" w:type="dxa"/>
            <w:tcBorders>
              <w:top w:val="nil"/>
              <w:left w:val="nil"/>
              <w:bottom w:val="nil"/>
              <w:right w:val="nil"/>
            </w:tcBorders>
            <w:shd w:val="clear" w:color="auto" w:fill="auto"/>
            <w:noWrap/>
            <w:vAlign w:val="bottom"/>
            <w:hideMark/>
          </w:tcPr>
          <w:p w14:paraId="0C14CAA5"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11</m:t>
                    </m:r>
                  </m:sub>
                </m:sSub>
              </m:oMath>
            </m:oMathPara>
          </w:p>
        </w:tc>
        <w:tc>
          <w:tcPr>
            <w:tcW w:w="1380" w:type="dxa"/>
            <w:tcBorders>
              <w:top w:val="nil"/>
              <w:left w:val="nil"/>
              <w:bottom w:val="nil"/>
              <w:right w:val="nil"/>
            </w:tcBorders>
            <w:shd w:val="clear" w:color="auto" w:fill="auto"/>
            <w:noWrap/>
            <w:vAlign w:val="bottom"/>
            <w:hideMark/>
          </w:tcPr>
          <w:p w14:paraId="14AEDA0F"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sidRPr="007B2FC9">
              <w:rPr>
                <w:rFonts w:ascii="Times New Roman" w:eastAsia="Times New Roman" w:hAnsi="Times New Roman" w:cs="Times New Roman"/>
                <w:color w:val="000000"/>
                <w:sz w:val="18"/>
                <w:szCs w:val="18"/>
              </w:rPr>
              <w:t>R3b</w:t>
            </w:r>
          </w:p>
        </w:tc>
        <w:tc>
          <w:tcPr>
            <w:tcW w:w="960" w:type="dxa"/>
            <w:tcBorders>
              <w:top w:val="nil"/>
              <w:left w:val="nil"/>
              <w:bottom w:val="nil"/>
              <w:right w:val="nil"/>
            </w:tcBorders>
            <w:shd w:val="clear" w:color="auto" w:fill="auto"/>
            <w:noWrap/>
            <w:vAlign w:val="center"/>
            <w:hideMark/>
          </w:tcPr>
          <w:p w14:paraId="12F03B2F"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0.526</w:t>
            </w:r>
          </w:p>
        </w:tc>
        <w:tc>
          <w:tcPr>
            <w:tcW w:w="960" w:type="dxa"/>
            <w:tcBorders>
              <w:top w:val="nil"/>
              <w:left w:val="nil"/>
              <w:bottom w:val="nil"/>
              <w:right w:val="nil"/>
            </w:tcBorders>
            <w:shd w:val="clear" w:color="auto" w:fill="auto"/>
            <w:noWrap/>
            <w:vAlign w:val="center"/>
            <w:hideMark/>
          </w:tcPr>
          <w:p w14:paraId="251B235D"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0.124</w:t>
            </w:r>
          </w:p>
        </w:tc>
        <w:tc>
          <w:tcPr>
            <w:tcW w:w="960" w:type="dxa"/>
            <w:tcBorders>
              <w:top w:val="nil"/>
              <w:left w:val="nil"/>
              <w:bottom w:val="nil"/>
              <w:right w:val="nil"/>
            </w:tcBorders>
            <w:shd w:val="clear" w:color="auto" w:fill="auto"/>
            <w:noWrap/>
            <w:vAlign w:val="center"/>
            <w:hideMark/>
          </w:tcPr>
          <w:p w14:paraId="1D285D7C"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0.293</w:t>
            </w:r>
          </w:p>
        </w:tc>
        <w:tc>
          <w:tcPr>
            <w:tcW w:w="960" w:type="dxa"/>
            <w:tcBorders>
              <w:top w:val="nil"/>
              <w:left w:val="nil"/>
              <w:bottom w:val="nil"/>
              <w:right w:val="nil"/>
            </w:tcBorders>
            <w:shd w:val="clear" w:color="auto" w:fill="auto"/>
            <w:noWrap/>
            <w:vAlign w:val="center"/>
            <w:hideMark/>
          </w:tcPr>
          <w:p w14:paraId="3097287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0.437</w:t>
            </w:r>
          </w:p>
        </w:tc>
        <w:tc>
          <w:tcPr>
            <w:tcW w:w="960" w:type="dxa"/>
            <w:tcBorders>
              <w:top w:val="nil"/>
              <w:left w:val="nil"/>
              <w:bottom w:val="nil"/>
              <w:right w:val="nil"/>
            </w:tcBorders>
            <w:shd w:val="clear" w:color="auto" w:fill="auto"/>
            <w:noWrap/>
            <w:vAlign w:val="center"/>
            <w:hideMark/>
          </w:tcPr>
          <w:p w14:paraId="31F7ABC7"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0.524</w:t>
            </w:r>
          </w:p>
        </w:tc>
        <w:tc>
          <w:tcPr>
            <w:tcW w:w="960" w:type="dxa"/>
            <w:tcBorders>
              <w:top w:val="nil"/>
              <w:left w:val="nil"/>
              <w:bottom w:val="nil"/>
              <w:right w:val="nil"/>
            </w:tcBorders>
            <w:shd w:val="clear" w:color="auto" w:fill="auto"/>
            <w:noWrap/>
            <w:vAlign w:val="center"/>
            <w:hideMark/>
          </w:tcPr>
          <w:p w14:paraId="0585CFA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0.611</w:t>
            </w:r>
          </w:p>
        </w:tc>
        <w:tc>
          <w:tcPr>
            <w:tcW w:w="960" w:type="dxa"/>
            <w:tcBorders>
              <w:top w:val="nil"/>
              <w:left w:val="nil"/>
              <w:bottom w:val="nil"/>
              <w:right w:val="nil"/>
            </w:tcBorders>
            <w:shd w:val="clear" w:color="auto" w:fill="auto"/>
            <w:noWrap/>
            <w:vAlign w:val="center"/>
            <w:hideMark/>
          </w:tcPr>
          <w:p w14:paraId="797B2143"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0.773</w:t>
            </w:r>
          </w:p>
        </w:tc>
      </w:tr>
      <w:tr w:rsidR="00180647" w:rsidRPr="007B2FC9" w14:paraId="38BBC4E3" w14:textId="77777777" w:rsidTr="00E62C6B">
        <w:trPr>
          <w:trHeight w:val="300"/>
        </w:trPr>
        <w:tc>
          <w:tcPr>
            <w:tcW w:w="960" w:type="dxa"/>
            <w:tcBorders>
              <w:top w:val="nil"/>
              <w:left w:val="nil"/>
              <w:bottom w:val="single" w:sz="4" w:space="0" w:color="auto"/>
              <w:right w:val="nil"/>
            </w:tcBorders>
            <w:shd w:val="clear" w:color="auto" w:fill="auto"/>
            <w:noWrap/>
            <w:vAlign w:val="bottom"/>
            <w:hideMark/>
          </w:tcPr>
          <w:p w14:paraId="43658F81"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m:t>
                    </m:r>
                  </m:e>
                  <m:sub>
                    <m:r>
                      <w:rPr>
                        <w:rFonts w:ascii="Cambria Math" w:eastAsia="Times New Roman" w:hAnsi="Cambria Math" w:cs="Times New Roman"/>
                        <w:color w:val="000000"/>
                        <w:sz w:val="18"/>
                        <w:szCs w:val="18"/>
                      </w:rPr>
                      <m:t>12</m:t>
                    </m:r>
                  </m:sub>
                </m:sSub>
              </m:oMath>
            </m:oMathPara>
          </w:p>
        </w:tc>
        <w:tc>
          <w:tcPr>
            <w:tcW w:w="1380" w:type="dxa"/>
            <w:tcBorders>
              <w:top w:val="nil"/>
              <w:left w:val="nil"/>
              <w:bottom w:val="single" w:sz="4" w:space="0" w:color="auto"/>
              <w:right w:val="nil"/>
            </w:tcBorders>
            <w:shd w:val="clear" w:color="auto" w:fill="auto"/>
            <w:noWrap/>
            <w:vAlign w:val="bottom"/>
            <w:hideMark/>
          </w:tcPr>
          <w:p w14:paraId="2A3F2D78"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HoT</w:t>
            </w:r>
          </w:p>
        </w:tc>
        <w:tc>
          <w:tcPr>
            <w:tcW w:w="960" w:type="dxa"/>
            <w:tcBorders>
              <w:top w:val="nil"/>
              <w:left w:val="nil"/>
              <w:bottom w:val="single" w:sz="4" w:space="0" w:color="auto"/>
              <w:right w:val="nil"/>
            </w:tcBorders>
            <w:shd w:val="clear" w:color="auto" w:fill="auto"/>
            <w:noWrap/>
            <w:vAlign w:val="center"/>
            <w:hideMark/>
          </w:tcPr>
          <w:p w14:paraId="54C013C2"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0.957</w:t>
            </w:r>
          </w:p>
        </w:tc>
        <w:tc>
          <w:tcPr>
            <w:tcW w:w="960" w:type="dxa"/>
            <w:tcBorders>
              <w:top w:val="nil"/>
              <w:left w:val="nil"/>
              <w:bottom w:val="single" w:sz="4" w:space="0" w:color="auto"/>
              <w:right w:val="nil"/>
            </w:tcBorders>
            <w:shd w:val="clear" w:color="auto" w:fill="auto"/>
            <w:noWrap/>
            <w:vAlign w:val="center"/>
            <w:hideMark/>
          </w:tcPr>
          <w:p w14:paraId="67C2D809"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0.029</w:t>
            </w:r>
          </w:p>
        </w:tc>
        <w:tc>
          <w:tcPr>
            <w:tcW w:w="960" w:type="dxa"/>
            <w:tcBorders>
              <w:top w:val="nil"/>
              <w:left w:val="nil"/>
              <w:bottom w:val="single" w:sz="4" w:space="0" w:color="auto"/>
              <w:right w:val="nil"/>
            </w:tcBorders>
            <w:shd w:val="clear" w:color="auto" w:fill="auto"/>
            <w:noWrap/>
            <w:vAlign w:val="center"/>
            <w:hideMark/>
          </w:tcPr>
          <w:p w14:paraId="38E6B3F3"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0.887</w:t>
            </w:r>
          </w:p>
        </w:tc>
        <w:tc>
          <w:tcPr>
            <w:tcW w:w="960" w:type="dxa"/>
            <w:tcBorders>
              <w:top w:val="nil"/>
              <w:left w:val="nil"/>
              <w:bottom w:val="single" w:sz="4" w:space="0" w:color="auto"/>
              <w:right w:val="nil"/>
            </w:tcBorders>
            <w:shd w:val="clear" w:color="auto" w:fill="auto"/>
            <w:noWrap/>
            <w:vAlign w:val="center"/>
            <w:hideMark/>
          </w:tcPr>
          <w:p w14:paraId="05925396"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0.942</w:t>
            </w:r>
          </w:p>
        </w:tc>
        <w:tc>
          <w:tcPr>
            <w:tcW w:w="960" w:type="dxa"/>
            <w:tcBorders>
              <w:top w:val="nil"/>
              <w:left w:val="nil"/>
              <w:bottom w:val="single" w:sz="4" w:space="0" w:color="auto"/>
              <w:right w:val="nil"/>
            </w:tcBorders>
            <w:shd w:val="clear" w:color="auto" w:fill="auto"/>
            <w:noWrap/>
            <w:vAlign w:val="center"/>
            <w:hideMark/>
          </w:tcPr>
          <w:p w14:paraId="599D60F5"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0.964</w:t>
            </w:r>
          </w:p>
        </w:tc>
        <w:tc>
          <w:tcPr>
            <w:tcW w:w="960" w:type="dxa"/>
            <w:tcBorders>
              <w:top w:val="nil"/>
              <w:left w:val="nil"/>
              <w:bottom w:val="single" w:sz="4" w:space="0" w:color="auto"/>
              <w:right w:val="nil"/>
            </w:tcBorders>
            <w:shd w:val="clear" w:color="auto" w:fill="auto"/>
            <w:noWrap/>
            <w:vAlign w:val="center"/>
            <w:hideMark/>
          </w:tcPr>
          <w:p w14:paraId="059D6B14"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0.979</w:t>
            </w:r>
          </w:p>
        </w:tc>
        <w:tc>
          <w:tcPr>
            <w:tcW w:w="960" w:type="dxa"/>
            <w:tcBorders>
              <w:top w:val="nil"/>
              <w:left w:val="nil"/>
              <w:bottom w:val="single" w:sz="4" w:space="0" w:color="auto"/>
              <w:right w:val="nil"/>
            </w:tcBorders>
            <w:shd w:val="clear" w:color="auto" w:fill="auto"/>
            <w:noWrap/>
            <w:vAlign w:val="center"/>
            <w:hideMark/>
          </w:tcPr>
          <w:p w14:paraId="03218A1A" w14:textId="77777777" w:rsidR="00180647" w:rsidRPr="00906172" w:rsidRDefault="00180647" w:rsidP="00E62C6B">
            <w:pPr>
              <w:spacing w:after="0" w:line="240" w:lineRule="auto"/>
              <w:jc w:val="center"/>
              <w:rPr>
                <w:rFonts w:ascii="Times New Roman" w:eastAsia="Times New Roman" w:hAnsi="Times New Roman" w:cs="Times New Roman"/>
                <w:color w:val="000000"/>
                <w:sz w:val="18"/>
                <w:szCs w:val="18"/>
              </w:rPr>
            </w:pPr>
            <w:r w:rsidRPr="00906172">
              <w:rPr>
                <w:rFonts w:ascii="Times New Roman" w:hAnsi="Times New Roman" w:cs="Times New Roman"/>
                <w:sz w:val="18"/>
                <w:szCs w:val="18"/>
              </w:rPr>
              <w:t>0.995</w:t>
            </w:r>
          </w:p>
        </w:tc>
      </w:tr>
      <w:tr w:rsidR="00180647" w:rsidRPr="007B2FC9" w14:paraId="61AC0E4A" w14:textId="77777777" w:rsidTr="00E62C6B">
        <w:trPr>
          <w:trHeight w:val="300"/>
        </w:trPr>
        <w:tc>
          <w:tcPr>
            <w:tcW w:w="960" w:type="dxa"/>
            <w:tcBorders>
              <w:top w:val="single" w:sz="4" w:space="0" w:color="auto"/>
              <w:left w:val="nil"/>
              <w:bottom w:val="nil"/>
              <w:right w:val="nil"/>
            </w:tcBorders>
            <w:shd w:val="clear" w:color="auto" w:fill="auto"/>
            <w:noWrap/>
            <w:vAlign w:val="bottom"/>
            <w:hideMark/>
          </w:tcPr>
          <w:p w14:paraId="167D1036"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1,1</m:t>
                    </m:r>
                  </m:sub>
                </m:sSub>
              </m:oMath>
            </m:oMathPara>
          </w:p>
        </w:tc>
        <w:tc>
          <w:tcPr>
            <w:tcW w:w="1380" w:type="dxa"/>
            <w:tcBorders>
              <w:top w:val="single" w:sz="4" w:space="0" w:color="auto"/>
              <w:left w:val="nil"/>
              <w:bottom w:val="nil"/>
              <w:right w:val="nil"/>
            </w:tcBorders>
            <w:shd w:val="clear" w:color="auto" w:fill="auto"/>
            <w:noWrap/>
            <w:vAlign w:val="bottom"/>
            <w:hideMark/>
          </w:tcPr>
          <w:p w14:paraId="56E3A6A1"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single" w:sz="4" w:space="0" w:color="auto"/>
              <w:left w:val="nil"/>
              <w:bottom w:val="nil"/>
              <w:right w:val="nil"/>
            </w:tcBorders>
            <w:shd w:val="clear" w:color="auto" w:fill="auto"/>
            <w:noWrap/>
            <w:vAlign w:val="center"/>
            <w:hideMark/>
          </w:tcPr>
          <w:p w14:paraId="767C6579"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0.574</w:t>
            </w:r>
          </w:p>
        </w:tc>
        <w:tc>
          <w:tcPr>
            <w:tcW w:w="960" w:type="dxa"/>
            <w:tcBorders>
              <w:top w:val="single" w:sz="4" w:space="0" w:color="auto"/>
              <w:left w:val="nil"/>
              <w:bottom w:val="nil"/>
              <w:right w:val="nil"/>
            </w:tcBorders>
            <w:shd w:val="clear" w:color="auto" w:fill="auto"/>
            <w:noWrap/>
            <w:vAlign w:val="center"/>
            <w:hideMark/>
          </w:tcPr>
          <w:p w14:paraId="1D4DBDE2"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0.077</w:t>
            </w:r>
          </w:p>
        </w:tc>
        <w:tc>
          <w:tcPr>
            <w:tcW w:w="960" w:type="dxa"/>
            <w:tcBorders>
              <w:top w:val="single" w:sz="4" w:space="0" w:color="auto"/>
              <w:left w:val="nil"/>
              <w:bottom w:val="nil"/>
              <w:right w:val="nil"/>
            </w:tcBorders>
            <w:shd w:val="clear" w:color="auto" w:fill="auto"/>
            <w:noWrap/>
            <w:vAlign w:val="center"/>
            <w:hideMark/>
          </w:tcPr>
          <w:p w14:paraId="4A7A425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0.416</w:t>
            </w:r>
          </w:p>
        </w:tc>
        <w:tc>
          <w:tcPr>
            <w:tcW w:w="960" w:type="dxa"/>
            <w:tcBorders>
              <w:top w:val="single" w:sz="4" w:space="0" w:color="auto"/>
              <w:left w:val="nil"/>
              <w:bottom w:val="nil"/>
              <w:right w:val="nil"/>
            </w:tcBorders>
            <w:shd w:val="clear" w:color="auto" w:fill="auto"/>
            <w:noWrap/>
            <w:vAlign w:val="center"/>
            <w:hideMark/>
          </w:tcPr>
          <w:p w14:paraId="4F5103FD"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0.522</w:t>
            </w:r>
          </w:p>
        </w:tc>
        <w:tc>
          <w:tcPr>
            <w:tcW w:w="960" w:type="dxa"/>
            <w:tcBorders>
              <w:top w:val="single" w:sz="4" w:space="0" w:color="auto"/>
              <w:left w:val="nil"/>
              <w:bottom w:val="nil"/>
              <w:right w:val="nil"/>
            </w:tcBorders>
            <w:shd w:val="clear" w:color="auto" w:fill="auto"/>
            <w:noWrap/>
            <w:vAlign w:val="center"/>
            <w:hideMark/>
          </w:tcPr>
          <w:p w14:paraId="7212D3B4"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0.577</w:t>
            </w:r>
          </w:p>
        </w:tc>
        <w:tc>
          <w:tcPr>
            <w:tcW w:w="960" w:type="dxa"/>
            <w:tcBorders>
              <w:top w:val="single" w:sz="4" w:space="0" w:color="auto"/>
              <w:left w:val="nil"/>
              <w:bottom w:val="nil"/>
              <w:right w:val="nil"/>
            </w:tcBorders>
            <w:shd w:val="clear" w:color="auto" w:fill="auto"/>
            <w:noWrap/>
            <w:vAlign w:val="center"/>
            <w:hideMark/>
          </w:tcPr>
          <w:p w14:paraId="57509594"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0.626</w:t>
            </w:r>
          </w:p>
        </w:tc>
        <w:tc>
          <w:tcPr>
            <w:tcW w:w="960" w:type="dxa"/>
            <w:tcBorders>
              <w:top w:val="single" w:sz="4" w:space="0" w:color="auto"/>
              <w:left w:val="nil"/>
              <w:bottom w:val="nil"/>
              <w:right w:val="nil"/>
            </w:tcBorders>
            <w:shd w:val="clear" w:color="auto" w:fill="auto"/>
            <w:noWrap/>
            <w:vAlign w:val="center"/>
            <w:hideMark/>
          </w:tcPr>
          <w:p w14:paraId="49872BE7"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0.717</w:t>
            </w:r>
          </w:p>
        </w:tc>
      </w:tr>
      <w:tr w:rsidR="00180647" w:rsidRPr="007B2FC9" w14:paraId="29587CB7" w14:textId="77777777" w:rsidTr="00E62C6B">
        <w:trPr>
          <w:trHeight w:val="300"/>
        </w:trPr>
        <w:tc>
          <w:tcPr>
            <w:tcW w:w="960" w:type="dxa"/>
            <w:tcBorders>
              <w:top w:val="nil"/>
              <w:left w:val="nil"/>
              <w:bottom w:val="nil"/>
              <w:right w:val="nil"/>
            </w:tcBorders>
            <w:shd w:val="clear" w:color="auto" w:fill="auto"/>
            <w:noWrap/>
            <w:vAlign w:val="bottom"/>
            <w:hideMark/>
          </w:tcPr>
          <w:p w14:paraId="20AD10C4"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2,1</m:t>
                    </m:r>
                  </m:sub>
                </m:sSub>
              </m:oMath>
            </m:oMathPara>
          </w:p>
        </w:tc>
        <w:tc>
          <w:tcPr>
            <w:tcW w:w="1380" w:type="dxa"/>
            <w:tcBorders>
              <w:top w:val="nil"/>
              <w:left w:val="nil"/>
              <w:bottom w:val="nil"/>
              <w:right w:val="nil"/>
            </w:tcBorders>
            <w:shd w:val="clear" w:color="auto" w:fill="auto"/>
            <w:noWrap/>
            <w:vAlign w:val="bottom"/>
            <w:hideMark/>
          </w:tcPr>
          <w:p w14:paraId="2A68E78D"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bottom w:val="nil"/>
              <w:right w:val="nil"/>
            </w:tcBorders>
            <w:shd w:val="clear" w:color="auto" w:fill="auto"/>
            <w:noWrap/>
            <w:vAlign w:val="center"/>
            <w:hideMark/>
          </w:tcPr>
          <w:p w14:paraId="1587D67B"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0.471</w:t>
            </w:r>
          </w:p>
        </w:tc>
        <w:tc>
          <w:tcPr>
            <w:tcW w:w="960" w:type="dxa"/>
            <w:tcBorders>
              <w:top w:val="nil"/>
              <w:left w:val="nil"/>
              <w:bottom w:val="nil"/>
              <w:right w:val="nil"/>
            </w:tcBorders>
            <w:shd w:val="clear" w:color="auto" w:fill="auto"/>
            <w:noWrap/>
            <w:vAlign w:val="center"/>
            <w:hideMark/>
          </w:tcPr>
          <w:p w14:paraId="173BE063"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0.243</w:t>
            </w:r>
          </w:p>
        </w:tc>
        <w:tc>
          <w:tcPr>
            <w:tcW w:w="960" w:type="dxa"/>
            <w:tcBorders>
              <w:top w:val="nil"/>
              <w:left w:val="nil"/>
              <w:bottom w:val="nil"/>
              <w:right w:val="nil"/>
            </w:tcBorders>
            <w:shd w:val="clear" w:color="auto" w:fill="auto"/>
            <w:noWrap/>
            <w:vAlign w:val="center"/>
            <w:hideMark/>
          </w:tcPr>
          <w:p w14:paraId="6F1BF62D"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0.067</w:t>
            </w:r>
          </w:p>
        </w:tc>
        <w:tc>
          <w:tcPr>
            <w:tcW w:w="960" w:type="dxa"/>
            <w:tcBorders>
              <w:top w:val="nil"/>
              <w:left w:val="nil"/>
              <w:bottom w:val="nil"/>
              <w:right w:val="nil"/>
            </w:tcBorders>
            <w:shd w:val="clear" w:color="auto" w:fill="auto"/>
            <w:noWrap/>
            <w:vAlign w:val="center"/>
            <w:hideMark/>
          </w:tcPr>
          <w:p w14:paraId="1EC00FBD"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0.255</w:t>
            </w:r>
          </w:p>
        </w:tc>
        <w:tc>
          <w:tcPr>
            <w:tcW w:w="960" w:type="dxa"/>
            <w:tcBorders>
              <w:top w:val="nil"/>
              <w:left w:val="nil"/>
              <w:bottom w:val="nil"/>
              <w:right w:val="nil"/>
            </w:tcBorders>
            <w:shd w:val="clear" w:color="auto" w:fill="auto"/>
            <w:noWrap/>
            <w:vAlign w:val="center"/>
            <w:hideMark/>
          </w:tcPr>
          <w:p w14:paraId="49289502"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0.485</w:t>
            </w:r>
          </w:p>
        </w:tc>
        <w:tc>
          <w:tcPr>
            <w:tcW w:w="960" w:type="dxa"/>
            <w:tcBorders>
              <w:top w:val="nil"/>
              <w:left w:val="nil"/>
              <w:bottom w:val="nil"/>
              <w:right w:val="nil"/>
            </w:tcBorders>
            <w:shd w:val="clear" w:color="auto" w:fill="auto"/>
            <w:noWrap/>
            <w:vAlign w:val="center"/>
            <w:hideMark/>
          </w:tcPr>
          <w:p w14:paraId="34E95547"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0.677</w:t>
            </w:r>
          </w:p>
        </w:tc>
        <w:tc>
          <w:tcPr>
            <w:tcW w:w="960" w:type="dxa"/>
            <w:tcBorders>
              <w:top w:val="nil"/>
              <w:left w:val="nil"/>
              <w:bottom w:val="nil"/>
              <w:right w:val="nil"/>
            </w:tcBorders>
            <w:shd w:val="clear" w:color="auto" w:fill="auto"/>
            <w:noWrap/>
            <w:vAlign w:val="center"/>
            <w:hideMark/>
          </w:tcPr>
          <w:p w14:paraId="76795FAE"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0.877</w:t>
            </w:r>
          </w:p>
        </w:tc>
      </w:tr>
      <w:tr w:rsidR="00180647" w:rsidRPr="007B2FC9" w14:paraId="77E35934" w14:textId="77777777" w:rsidTr="00E62C6B">
        <w:trPr>
          <w:trHeight w:val="300"/>
        </w:trPr>
        <w:tc>
          <w:tcPr>
            <w:tcW w:w="960" w:type="dxa"/>
            <w:tcBorders>
              <w:top w:val="nil"/>
              <w:left w:val="nil"/>
              <w:bottom w:val="nil"/>
              <w:right w:val="nil"/>
            </w:tcBorders>
            <w:shd w:val="clear" w:color="auto" w:fill="auto"/>
            <w:noWrap/>
            <w:vAlign w:val="bottom"/>
            <w:hideMark/>
          </w:tcPr>
          <w:p w14:paraId="42B53E8A"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2,3</m:t>
                    </m:r>
                  </m:sub>
                </m:sSub>
              </m:oMath>
            </m:oMathPara>
          </w:p>
        </w:tc>
        <w:tc>
          <w:tcPr>
            <w:tcW w:w="1380" w:type="dxa"/>
            <w:tcBorders>
              <w:top w:val="nil"/>
              <w:left w:val="nil"/>
              <w:bottom w:val="nil"/>
              <w:right w:val="nil"/>
            </w:tcBorders>
            <w:shd w:val="clear" w:color="auto" w:fill="auto"/>
            <w:noWrap/>
            <w:vAlign w:val="bottom"/>
            <w:hideMark/>
          </w:tcPr>
          <w:p w14:paraId="3E2D079A"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bottom w:val="nil"/>
              <w:right w:val="nil"/>
            </w:tcBorders>
            <w:shd w:val="clear" w:color="auto" w:fill="auto"/>
            <w:noWrap/>
            <w:vAlign w:val="center"/>
            <w:hideMark/>
          </w:tcPr>
          <w:p w14:paraId="6089861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0.781</w:t>
            </w:r>
          </w:p>
        </w:tc>
        <w:tc>
          <w:tcPr>
            <w:tcW w:w="960" w:type="dxa"/>
            <w:tcBorders>
              <w:top w:val="nil"/>
              <w:left w:val="nil"/>
              <w:bottom w:val="nil"/>
              <w:right w:val="nil"/>
            </w:tcBorders>
            <w:shd w:val="clear" w:color="auto" w:fill="auto"/>
            <w:noWrap/>
            <w:vAlign w:val="center"/>
            <w:hideMark/>
          </w:tcPr>
          <w:p w14:paraId="16EB31AD"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0.102</w:t>
            </w:r>
          </w:p>
        </w:tc>
        <w:tc>
          <w:tcPr>
            <w:tcW w:w="960" w:type="dxa"/>
            <w:tcBorders>
              <w:top w:val="nil"/>
              <w:left w:val="nil"/>
              <w:bottom w:val="nil"/>
              <w:right w:val="nil"/>
            </w:tcBorders>
            <w:shd w:val="clear" w:color="auto" w:fill="auto"/>
            <w:noWrap/>
            <w:vAlign w:val="center"/>
            <w:hideMark/>
          </w:tcPr>
          <w:p w14:paraId="57DD683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0.551</w:t>
            </w:r>
          </w:p>
        </w:tc>
        <w:tc>
          <w:tcPr>
            <w:tcW w:w="960" w:type="dxa"/>
            <w:tcBorders>
              <w:top w:val="nil"/>
              <w:left w:val="nil"/>
              <w:bottom w:val="nil"/>
              <w:right w:val="nil"/>
            </w:tcBorders>
            <w:shd w:val="clear" w:color="auto" w:fill="auto"/>
            <w:noWrap/>
            <w:vAlign w:val="center"/>
            <w:hideMark/>
          </w:tcPr>
          <w:p w14:paraId="63F4639E"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0.717</w:t>
            </w:r>
          </w:p>
        </w:tc>
        <w:tc>
          <w:tcPr>
            <w:tcW w:w="960" w:type="dxa"/>
            <w:tcBorders>
              <w:top w:val="nil"/>
              <w:left w:val="nil"/>
              <w:bottom w:val="nil"/>
              <w:right w:val="nil"/>
            </w:tcBorders>
            <w:shd w:val="clear" w:color="auto" w:fill="auto"/>
            <w:noWrap/>
            <w:vAlign w:val="center"/>
            <w:hideMark/>
          </w:tcPr>
          <w:p w14:paraId="319E897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0.793</w:t>
            </w:r>
          </w:p>
        </w:tc>
        <w:tc>
          <w:tcPr>
            <w:tcW w:w="960" w:type="dxa"/>
            <w:tcBorders>
              <w:top w:val="nil"/>
              <w:left w:val="nil"/>
              <w:bottom w:val="nil"/>
              <w:right w:val="nil"/>
            </w:tcBorders>
            <w:shd w:val="clear" w:color="auto" w:fill="auto"/>
            <w:noWrap/>
            <w:vAlign w:val="center"/>
            <w:hideMark/>
          </w:tcPr>
          <w:p w14:paraId="2A0CE86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0.857</w:t>
            </w:r>
          </w:p>
        </w:tc>
        <w:tc>
          <w:tcPr>
            <w:tcW w:w="960" w:type="dxa"/>
            <w:tcBorders>
              <w:top w:val="nil"/>
              <w:left w:val="nil"/>
              <w:bottom w:val="nil"/>
              <w:right w:val="nil"/>
            </w:tcBorders>
            <w:shd w:val="clear" w:color="auto" w:fill="auto"/>
            <w:noWrap/>
            <w:vAlign w:val="center"/>
            <w:hideMark/>
          </w:tcPr>
          <w:p w14:paraId="4C3DBF5E"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0.944</w:t>
            </w:r>
          </w:p>
        </w:tc>
      </w:tr>
      <w:tr w:rsidR="00180647" w:rsidRPr="007B2FC9" w14:paraId="432D8D1E" w14:textId="77777777" w:rsidTr="00E62C6B">
        <w:trPr>
          <w:trHeight w:val="300"/>
        </w:trPr>
        <w:tc>
          <w:tcPr>
            <w:tcW w:w="960" w:type="dxa"/>
            <w:tcBorders>
              <w:top w:val="nil"/>
              <w:left w:val="nil"/>
              <w:bottom w:val="nil"/>
              <w:right w:val="nil"/>
            </w:tcBorders>
            <w:shd w:val="clear" w:color="auto" w:fill="auto"/>
            <w:noWrap/>
            <w:vAlign w:val="bottom"/>
            <w:hideMark/>
          </w:tcPr>
          <w:p w14:paraId="67E21AD9"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3,2</m:t>
                    </m:r>
                  </m:sub>
                </m:sSub>
              </m:oMath>
            </m:oMathPara>
          </w:p>
        </w:tc>
        <w:tc>
          <w:tcPr>
            <w:tcW w:w="1380" w:type="dxa"/>
            <w:tcBorders>
              <w:top w:val="nil"/>
              <w:left w:val="nil"/>
              <w:bottom w:val="nil"/>
              <w:right w:val="nil"/>
            </w:tcBorders>
            <w:shd w:val="clear" w:color="auto" w:fill="auto"/>
            <w:noWrap/>
            <w:vAlign w:val="bottom"/>
            <w:hideMark/>
          </w:tcPr>
          <w:p w14:paraId="682CD384"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bottom w:val="nil"/>
              <w:right w:val="nil"/>
            </w:tcBorders>
            <w:shd w:val="clear" w:color="auto" w:fill="auto"/>
            <w:noWrap/>
            <w:vAlign w:val="center"/>
            <w:hideMark/>
          </w:tcPr>
          <w:p w14:paraId="1ABB633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0.362</w:t>
            </w:r>
          </w:p>
        </w:tc>
        <w:tc>
          <w:tcPr>
            <w:tcW w:w="960" w:type="dxa"/>
            <w:tcBorders>
              <w:top w:val="nil"/>
              <w:left w:val="nil"/>
              <w:bottom w:val="nil"/>
              <w:right w:val="nil"/>
            </w:tcBorders>
            <w:shd w:val="clear" w:color="auto" w:fill="auto"/>
            <w:noWrap/>
            <w:vAlign w:val="center"/>
            <w:hideMark/>
          </w:tcPr>
          <w:p w14:paraId="21DB17C5"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0.217</w:t>
            </w:r>
          </w:p>
        </w:tc>
        <w:tc>
          <w:tcPr>
            <w:tcW w:w="960" w:type="dxa"/>
            <w:tcBorders>
              <w:top w:val="nil"/>
              <w:left w:val="nil"/>
              <w:bottom w:val="nil"/>
              <w:right w:val="nil"/>
            </w:tcBorders>
            <w:shd w:val="clear" w:color="auto" w:fill="auto"/>
            <w:noWrap/>
            <w:vAlign w:val="center"/>
            <w:hideMark/>
          </w:tcPr>
          <w:p w14:paraId="6D2B96A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0.018</w:t>
            </w:r>
          </w:p>
        </w:tc>
        <w:tc>
          <w:tcPr>
            <w:tcW w:w="960" w:type="dxa"/>
            <w:tcBorders>
              <w:top w:val="nil"/>
              <w:left w:val="nil"/>
              <w:bottom w:val="nil"/>
              <w:right w:val="nil"/>
            </w:tcBorders>
            <w:shd w:val="clear" w:color="auto" w:fill="auto"/>
            <w:noWrap/>
            <w:vAlign w:val="center"/>
            <w:hideMark/>
          </w:tcPr>
          <w:p w14:paraId="3C3FD724"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0.177</w:t>
            </w:r>
          </w:p>
        </w:tc>
        <w:tc>
          <w:tcPr>
            <w:tcW w:w="960" w:type="dxa"/>
            <w:tcBorders>
              <w:top w:val="nil"/>
              <w:left w:val="nil"/>
              <w:bottom w:val="nil"/>
              <w:right w:val="nil"/>
            </w:tcBorders>
            <w:shd w:val="clear" w:color="auto" w:fill="auto"/>
            <w:noWrap/>
            <w:vAlign w:val="center"/>
            <w:hideMark/>
          </w:tcPr>
          <w:p w14:paraId="782D62C1"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0.354</w:t>
            </w:r>
          </w:p>
        </w:tc>
        <w:tc>
          <w:tcPr>
            <w:tcW w:w="960" w:type="dxa"/>
            <w:tcBorders>
              <w:top w:val="nil"/>
              <w:left w:val="nil"/>
              <w:bottom w:val="nil"/>
              <w:right w:val="nil"/>
            </w:tcBorders>
            <w:shd w:val="clear" w:color="auto" w:fill="auto"/>
            <w:noWrap/>
            <w:vAlign w:val="center"/>
            <w:hideMark/>
          </w:tcPr>
          <w:p w14:paraId="00328EC9"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0.537</w:t>
            </w:r>
          </w:p>
        </w:tc>
        <w:tc>
          <w:tcPr>
            <w:tcW w:w="960" w:type="dxa"/>
            <w:tcBorders>
              <w:top w:val="nil"/>
              <w:left w:val="nil"/>
              <w:bottom w:val="nil"/>
              <w:right w:val="nil"/>
            </w:tcBorders>
            <w:shd w:val="clear" w:color="auto" w:fill="auto"/>
            <w:noWrap/>
            <w:vAlign w:val="center"/>
            <w:hideMark/>
          </w:tcPr>
          <w:p w14:paraId="2E9C747C"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0.764</w:t>
            </w:r>
          </w:p>
        </w:tc>
      </w:tr>
      <w:tr w:rsidR="00180647" w:rsidRPr="007B2FC9" w14:paraId="42F7587D" w14:textId="77777777" w:rsidTr="00E62C6B">
        <w:trPr>
          <w:trHeight w:val="300"/>
        </w:trPr>
        <w:tc>
          <w:tcPr>
            <w:tcW w:w="960" w:type="dxa"/>
            <w:tcBorders>
              <w:top w:val="nil"/>
              <w:left w:val="nil"/>
              <w:bottom w:val="nil"/>
              <w:right w:val="nil"/>
            </w:tcBorders>
            <w:shd w:val="clear" w:color="auto" w:fill="auto"/>
            <w:noWrap/>
            <w:vAlign w:val="bottom"/>
            <w:hideMark/>
          </w:tcPr>
          <w:p w14:paraId="458B987B" w14:textId="77777777" w:rsidR="00180647" w:rsidRPr="007B2FC9"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4,3</m:t>
                    </m:r>
                  </m:sub>
                </m:sSub>
              </m:oMath>
            </m:oMathPara>
          </w:p>
        </w:tc>
        <w:tc>
          <w:tcPr>
            <w:tcW w:w="1380" w:type="dxa"/>
            <w:tcBorders>
              <w:top w:val="nil"/>
              <w:left w:val="nil"/>
              <w:bottom w:val="nil"/>
              <w:right w:val="nil"/>
            </w:tcBorders>
            <w:shd w:val="clear" w:color="auto" w:fill="auto"/>
            <w:noWrap/>
            <w:vAlign w:val="bottom"/>
            <w:hideMark/>
          </w:tcPr>
          <w:p w14:paraId="176585B2"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bottom w:val="nil"/>
              <w:right w:val="nil"/>
            </w:tcBorders>
            <w:shd w:val="clear" w:color="auto" w:fill="auto"/>
            <w:noWrap/>
            <w:vAlign w:val="center"/>
            <w:hideMark/>
          </w:tcPr>
          <w:p w14:paraId="2CC6BD6E"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0.888</w:t>
            </w:r>
          </w:p>
        </w:tc>
        <w:tc>
          <w:tcPr>
            <w:tcW w:w="960" w:type="dxa"/>
            <w:tcBorders>
              <w:top w:val="nil"/>
              <w:left w:val="nil"/>
              <w:bottom w:val="nil"/>
              <w:right w:val="nil"/>
            </w:tcBorders>
            <w:shd w:val="clear" w:color="auto" w:fill="auto"/>
            <w:noWrap/>
            <w:vAlign w:val="center"/>
            <w:hideMark/>
          </w:tcPr>
          <w:p w14:paraId="5F5DEE8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0.107</w:t>
            </w:r>
          </w:p>
        </w:tc>
        <w:tc>
          <w:tcPr>
            <w:tcW w:w="960" w:type="dxa"/>
            <w:tcBorders>
              <w:top w:val="nil"/>
              <w:left w:val="nil"/>
              <w:bottom w:val="nil"/>
              <w:right w:val="nil"/>
            </w:tcBorders>
            <w:shd w:val="clear" w:color="auto" w:fill="auto"/>
            <w:noWrap/>
            <w:vAlign w:val="center"/>
            <w:hideMark/>
          </w:tcPr>
          <w:p w14:paraId="31950C36"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0.599</w:t>
            </w:r>
          </w:p>
        </w:tc>
        <w:tc>
          <w:tcPr>
            <w:tcW w:w="960" w:type="dxa"/>
            <w:tcBorders>
              <w:top w:val="nil"/>
              <w:left w:val="nil"/>
              <w:bottom w:val="nil"/>
              <w:right w:val="nil"/>
            </w:tcBorders>
            <w:shd w:val="clear" w:color="auto" w:fill="auto"/>
            <w:noWrap/>
            <w:vAlign w:val="center"/>
            <w:hideMark/>
          </w:tcPr>
          <w:p w14:paraId="3E02328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0.841</w:t>
            </w:r>
          </w:p>
        </w:tc>
        <w:tc>
          <w:tcPr>
            <w:tcW w:w="960" w:type="dxa"/>
            <w:tcBorders>
              <w:top w:val="nil"/>
              <w:left w:val="nil"/>
              <w:bottom w:val="nil"/>
              <w:right w:val="nil"/>
            </w:tcBorders>
            <w:shd w:val="clear" w:color="auto" w:fill="auto"/>
            <w:noWrap/>
            <w:vAlign w:val="center"/>
            <w:hideMark/>
          </w:tcPr>
          <w:p w14:paraId="755A619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0.921</w:t>
            </w:r>
          </w:p>
        </w:tc>
        <w:tc>
          <w:tcPr>
            <w:tcW w:w="960" w:type="dxa"/>
            <w:tcBorders>
              <w:top w:val="nil"/>
              <w:left w:val="nil"/>
              <w:bottom w:val="nil"/>
              <w:right w:val="nil"/>
            </w:tcBorders>
            <w:shd w:val="clear" w:color="auto" w:fill="auto"/>
            <w:noWrap/>
            <w:vAlign w:val="center"/>
            <w:hideMark/>
          </w:tcPr>
          <w:p w14:paraId="275F3FFE"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0.968</w:t>
            </w:r>
          </w:p>
        </w:tc>
        <w:tc>
          <w:tcPr>
            <w:tcW w:w="960" w:type="dxa"/>
            <w:tcBorders>
              <w:top w:val="nil"/>
              <w:left w:val="nil"/>
              <w:bottom w:val="nil"/>
              <w:right w:val="nil"/>
            </w:tcBorders>
            <w:shd w:val="clear" w:color="auto" w:fill="auto"/>
            <w:noWrap/>
            <w:vAlign w:val="center"/>
            <w:hideMark/>
          </w:tcPr>
          <w:p w14:paraId="0C26AE3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0.997</w:t>
            </w:r>
          </w:p>
        </w:tc>
      </w:tr>
      <w:tr w:rsidR="00180647" w:rsidRPr="007B2FC9" w14:paraId="6B73012F" w14:textId="77777777" w:rsidTr="00E62C6B">
        <w:trPr>
          <w:trHeight w:val="300"/>
        </w:trPr>
        <w:tc>
          <w:tcPr>
            <w:tcW w:w="960" w:type="dxa"/>
            <w:tcBorders>
              <w:top w:val="nil"/>
              <w:left w:val="nil"/>
              <w:right w:val="nil"/>
            </w:tcBorders>
            <w:shd w:val="clear" w:color="auto" w:fill="auto"/>
            <w:noWrap/>
            <w:vAlign w:val="bottom"/>
          </w:tcPr>
          <w:p w14:paraId="260A96B1" w14:textId="77777777" w:rsidR="00180647" w:rsidRPr="00680E00"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5,2</m:t>
                    </m:r>
                    <m:r>
                      <w:rPr>
                        <w:rFonts w:ascii="Cambria Math" w:eastAsia="Times New Roman" w:hAnsi="Cambria Math" w:cs="Times New Roman"/>
                        <w:color w:val="000000"/>
                        <w:sz w:val="18"/>
                        <w:szCs w:val="18"/>
                      </w:rPr>
                      <m:t>a</m:t>
                    </m:r>
                  </m:sub>
                </m:sSub>
              </m:oMath>
            </m:oMathPara>
          </w:p>
        </w:tc>
        <w:tc>
          <w:tcPr>
            <w:tcW w:w="1380" w:type="dxa"/>
            <w:tcBorders>
              <w:top w:val="nil"/>
              <w:left w:val="nil"/>
              <w:right w:val="nil"/>
            </w:tcBorders>
            <w:shd w:val="clear" w:color="auto" w:fill="auto"/>
            <w:noWrap/>
            <w:vAlign w:val="bottom"/>
          </w:tcPr>
          <w:p w14:paraId="7F43D1A0"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right w:val="nil"/>
            </w:tcBorders>
            <w:shd w:val="clear" w:color="auto" w:fill="auto"/>
            <w:noWrap/>
            <w:vAlign w:val="center"/>
          </w:tcPr>
          <w:p w14:paraId="67CDD258"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0.081</w:t>
            </w:r>
          </w:p>
        </w:tc>
        <w:tc>
          <w:tcPr>
            <w:tcW w:w="960" w:type="dxa"/>
            <w:tcBorders>
              <w:top w:val="nil"/>
              <w:left w:val="nil"/>
              <w:right w:val="nil"/>
            </w:tcBorders>
            <w:shd w:val="clear" w:color="auto" w:fill="auto"/>
            <w:noWrap/>
            <w:vAlign w:val="center"/>
          </w:tcPr>
          <w:p w14:paraId="5E0B7779"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0.080</w:t>
            </w:r>
          </w:p>
        </w:tc>
        <w:tc>
          <w:tcPr>
            <w:tcW w:w="960" w:type="dxa"/>
            <w:tcBorders>
              <w:top w:val="nil"/>
              <w:left w:val="nil"/>
              <w:right w:val="nil"/>
            </w:tcBorders>
            <w:shd w:val="clear" w:color="auto" w:fill="auto"/>
            <w:noWrap/>
            <w:vAlign w:val="center"/>
          </w:tcPr>
          <w:p w14:paraId="78F3404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0.002</w:t>
            </w:r>
          </w:p>
        </w:tc>
        <w:tc>
          <w:tcPr>
            <w:tcW w:w="960" w:type="dxa"/>
            <w:tcBorders>
              <w:top w:val="nil"/>
              <w:left w:val="nil"/>
              <w:right w:val="nil"/>
            </w:tcBorders>
            <w:shd w:val="clear" w:color="auto" w:fill="auto"/>
            <w:noWrap/>
            <w:vAlign w:val="center"/>
          </w:tcPr>
          <w:p w14:paraId="26F7115C"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0.023</w:t>
            </w:r>
          </w:p>
        </w:tc>
        <w:tc>
          <w:tcPr>
            <w:tcW w:w="960" w:type="dxa"/>
            <w:tcBorders>
              <w:top w:val="nil"/>
              <w:left w:val="nil"/>
              <w:right w:val="nil"/>
            </w:tcBorders>
            <w:shd w:val="clear" w:color="auto" w:fill="auto"/>
            <w:noWrap/>
            <w:vAlign w:val="center"/>
          </w:tcPr>
          <w:p w14:paraId="6F61B73B"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0.057</w:t>
            </w:r>
          </w:p>
        </w:tc>
        <w:tc>
          <w:tcPr>
            <w:tcW w:w="960" w:type="dxa"/>
            <w:tcBorders>
              <w:top w:val="nil"/>
              <w:left w:val="nil"/>
              <w:right w:val="nil"/>
            </w:tcBorders>
            <w:shd w:val="clear" w:color="auto" w:fill="auto"/>
            <w:noWrap/>
            <w:vAlign w:val="center"/>
          </w:tcPr>
          <w:p w14:paraId="12BF5736"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0.113</w:t>
            </w:r>
          </w:p>
        </w:tc>
        <w:tc>
          <w:tcPr>
            <w:tcW w:w="960" w:type="dxa"/>
            <w:tcBorders>
              <w:top w:val="nil"/>
              <w:left w:val="nil"/>
              <w:right w:val="nil"/>
            </w:tcBorders>
            <w:shd w:val="clear" w:color="auto" w:fill="auto"/>
            <w:noWrap/>
            <w:vAlign w:val="center"/>
          </w:tcPr>
          <w:p w14:paraId="518160FF"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0.292</w:t>
            </w:r>
          </w:p>
        </w:tc>
      </w:tr>
      <w:tr w:rsidR="00180647" w:rsidRPr="007B2FC9" w14:paraId="4593290B" w14:textId="77777777" w:rsidTr="00E62C6B">
        <w:trPr>
          <w:trHeight w:val="300"/>
        </w:trPr>
        <w:tc>
          <w:tcPr>
            <w:tcW w:w="960" w:type="dxa"/>
            <w:tcBorders>
              <w:top w:val="nil"/>
              <w:left w:val="nil"/>
              <w:bottom w:val="single" w:sz="4" w:space="0" w:color="auto"/>
              <w:right w:val="nil"/>
            </w:tcBorders>
            <w:shd w:val="clear" w:color="auto" w:fill="auto"/>
            <w:noWrap/>
            <w:vAlign w:val="bottom"/>
          </w:tcPr>
          <w:p w14:paraId="36014D27" w14:textId="77777777" w:rsidR="00180647" w:rsidRPr="00680E00" w:rsidRDefault="003436FD" w:rsidP="00E62C6B">
            <w:pPr>
              <w:spacing w:after="0" w:line="240" w:lineRule="auto"/>
              <w:rPr>
                <w:rFonts w:ascii="Times New Roman" w:eastAsia="Times New Roman" w:hAnsi="Times New Roman" w:cs="Times New Roman"/>
                <w:color w:val="000000"/>
                <w:sz w:val="18"/>
                <w:szCs w:val="18"/>
              </w:rPr>
            </w:pPr>
            <m:oMathPara>
              <m:oMath>
                <m:sSub>
                  <m:sSubPr>
                    <m:ctrlPr>
                      <w:rPr>
                        <w:rFonts w:ascii="Cambria Math" w:eastAsia="Times New Roman" w:hAnsi="Cambria Math" w:cs="Times New Roman"/>
                        <w:i/>
                        <w:color w:val="000000"/>
                        <w:sz w:val="18"/>
                        <w:szCs w:val="18"/>
                      </w:rPr>
                    </m:ctrlPr>
                  </m:sSubPr>
                  <m:e>
                    <m:r>
                      <w:rPr>
                        <w:rFonts w:ascii="Cambria Math" w:eastAsia="Times New Roman" w:hAnsi="Cambria Math" w:cs="Times New Roman"/>
                        <w:color w:val="000000"/>
                        <w:sz w:val="18"/>
                        <w:szCs w:val="18"/>
                      </w:rPr>
                      <m:t>pt</m:t>
                    </m:r>
                  </m:e>
                  <m:sub>
                    <m:r>
                      <w:rPr>
                        <w:rFonts w:ascii="Cambria Math" w:eastAsia="Times New Roman" w:hAnsi="Cambria Math" w:cs="Times New Roman"/>
                        <w:color w:val="000000"/>
                        <w:sz w:val="18"/>
                        <w:szCs w:val="18"/>
                      </w:rPr>
                      <m:t>5,2</m:t>
                    </m:r>
                    <m:r>
                      <w:rPr>
                        <w:rFonts w:ascii="Cambria Math" w:eastAsia="Times New Roman" w:hAnsi="Cambria Math" w:cs="Times New Roman"/>
                        <w:color w:val="000000"/>
                        <w:sz w:val="18"/>
                        <w:szCs w:val="18"/>
                      </w:rPr>
                      <m:t>b</m:t>
                    </m:r>
                  </m:sub>
                </m:sSub>
              </m:oMath>
            </m:oMathPara>
          </w:p>
        </w:tc>
        <w:tc>
          <w:tcPr>
            <w:tcW w:w="1380" w:type="dxa"/>
            <w:tcBorders>
              <w:top w:val="nil"/>
              <w:left w:val="nil"/>
              <w:bottom w:val="single" w:sz="4" w:space="0" w:color="auto"/>
              <w:right w:val="nil"/>
            </w:tcBorders>
            <w:shd w:val="clear" w:color="auto" w:fill="auto"/>
            <w:noWrap/>
            <w:vAlign w:val="bottom"/>
          </w:tcPr>
          <w:p w14:paraId="6AF9AC5A" w14:textId="77777777" w:rsidR="00180647" w:rsidRPr="007B2FC9" w:rsidRDefault="00180647" w:rsidP="00E62C6B">
            <w:pPr>
              <w:spacing w:after="0" w:line="240" w:lineRule="auto"/>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w:t>
            </w:r>
          </w:p>
        </w:tc>
        <w:tc>
          <w:tcPr>
            <w:tcW w:w="960" w:type="dxa"/>
            <w:tcBorders>
              <w:top w:val="nil"/>
              <w:left w:val="nil"/>
              <w:bottom w:val="single" w:sz="4" w:space="0" w:color="auto"/>
              <w:right w:val="nil"/>
            </w:tcBorders>
            <w:shd w:val="clear" w:color="auto" w:fill="auto"/>
            <w:noWrap/>
            <w:vAlign w:val="center"/>
          </w:tcPr>
          <w:p w14:paraId="0755FB13"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0.245</w:t>
            </w:r>
          </w:p>
        </w:tc>
        <w:tc>
          <w:tcPr>
            <w:tcW w:w="960" w:type="dxa"/>
            <w:tcBorders>
              <w:top w:val="nil"/>
              <w:left w:val="nil"/>
              <w:bottom w:val="single" w:sz="4" w:space="0" w:color="auto"/>
              <w:right w:val="nil"/>
            </w:tcBorders>
            <w:shd w:val="clear" w:color="auto" w:fill="auto"/>
            <w:noWrap/>
            <w:vAlign w:val="center"/>
          </w:tcPr>
          <w:p w14:paraId="088DBD7B"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0.190</w:t>
            </w:r>
          </w:p>
        </w:tc>
        <w:tc>
          <w:tcPr>
            <w:tcW w:w="960" w:type="dxa"/>
            <w:tcBorders>
              <w:top w:val="nil"/>
              <w:left w:val="nil"/>
              <w:bottom w:val="single" w:sz="4" w:space="0" w:color="auto"/>
              <w:right w:val="nil"/>
            </w:tcBorders>
            <w:shd w:val="clear" w:color="auto" w:fill="auto"/>
            <w:noWrap/>
            <w:vAlign w:val="center"/>
          </w:tcPr>
          <w:p w14:paraId="40AAC64A"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0.008</w:t>
            </w:r>
          </w:p>
        </w:tc>
        <w:tc>
          <w:tcPr>
            <w:tcW w:w="960" w:type="dxa"/>
            <w:tcBorders>
              <w:top w:val="nil"/>
              <w:left w:val="nil"/>
              <w:bottom w:val="single" w:sz="4" w:space="0" w:color="auto"/>
              <w:right w:val="nil"/>
            </w:tcBorders>
            <w:shd w:val="clear" w:color="auto" w:fill="auto"/>
            <w:noWrap/>
            <w:vAlign w:val="center"/>
          </w:tcPr>
          <w:p w14:paraId="7285DDF8"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0.086</w:t>
            </w:r>
          </w:p>
        </w:tc>
        <w:tc>
          <w:tcPr>
            <w:tcW w:w="960" w:type="dxa"/>
            <w:tcBorders>
              <w:top w:val="nil"/>
              <w:left w:val="nil"/>
              <w:bottom w:val="single" w:sz="4" w:space="0" w:color="auto"/>
              <w:right w:val="nil"/>
            </w:tcBorders>
            <w:shd w:val="clear" w:color="auto" w:fill="auto"/>
            <w:noWrap/>
            <w:vAlign w:val="center"/>
          </w:tcPr>
          <w:p w14:paraId="14A1722D"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0.204</w:t>
            </w:r>
          </w:p>
        </w:tc>
        <w:tc>
          <w:tcPr>
            <w:tcW w:w="960" w:type="dxa"/>
            <w:tcBorders>
              <w:top w:val="nil"/>
              <w:left w:val="nil"/>
              <w:bottom w:val="single" w:sz="4" w:space="0" w:color="auto"/>
              <w:right w:val="nil"/>
            </w:tcBorders>
            <w:shd w:val="clear" w:color="auto" w:fill="auto"/>
            <w:noWrap/>
            <w:vAlign w:val="center"/>
          </w:tcPr>
          <w:p w14:paraId="10A5DE39"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0.371</w:t>
            </w:r>
          </w:p>
        </w:tc>
        <w:tc>
          <w:tcPr>
            <w:tcW w:w="960" w:type="dxa"/>
            <w:tcBorders>
              <w:top w:val="nil"/>
              <w:left w:val="nil"/>
              <w:bottom w:val="single" w:sz="4" w:space="0" w:color="auto"/>
              <w:right w:val="nil"/>
            </w:tcBorders>
            <w:shd w:val="clear" w:color="auto" w:fill="auto"/>
            <w:noWrap/>
            <w:vAlign w:val="center"/>
          </w:tcPr>
          <w:p w14:paraId="464AFB30" w14:textId="77777777" w:rsidR="00180647" w:rsidRPr="002B0379" w:rsidRDefault="00180647" w:rsidP="00E62C6B">
            <w:pPr>
              <w:spacing w:after="0" w:line="240" w:lineRule="auto"/>
              <w:jc w:val="center"/>
              <w:rPr>
                <w:rFonts w:ascii="Times New Roman" w:eastAsia="Times New Roman" w:hAnsi="Times New Roman" w:cs="Times New Roman"/>
                <w:color w:val="000000"/>
                <w:sz w:val="18"/>
                <w:szCs w:val="18"/>
              </w:rPr>
            </w:pPr>
            <w:r w:rsidRPr="002B0379">
              <w:rPr>
                <w:rFonts w:ascii="Times New Roman" w:hAnsi="Times New Roman" w:cs="Times New Roman"/>
                <w:sz w:val="18"/>
                <w:szCs w:val="18"/>
              </w:rPr>
              <w:t>0.685</w:t>
            </w:r>
          </w:p>
        </w:tc>
      </w:tr>
    </w:tbl>
    <w:p w14:paraId="3777558A" w14:textId="77777777" w:rsidR="00180647" w:rsidRDefault="00180647" w:rsidP="00CF0374"/>
    <w:p w14:paraId="02080831" w14:textId="77777777" w:rsidR="00180647" w:rsidRPr="00CF0374" w:rsidRDefault="00180647" w:rsidP="00CF0374"/>
    <w:p w14:paraId="47F29FB9" w14:textId="0046C48A" w:rsidR="006C505A" w:rsidRDefault="00A26762" w:rsidP="00B149AA">
      <w:r>
        <w:rPr>
          <w:noProof/>
        </w:rPr>
        <w:lastRenderedPageBreak/>
        <w:drawing>
          <wp:inline distT="0" distB="0" distL="0" distR="0" wp14:anchorId="35EE8DE4" wp14:editId="47029B6B">
            <wp:extent cx="5943600" cy="4457700"/>
            <wp:effectExtent l="0" t="0" r="0" b="0"/>
            <wp:docPr id="9" name="Picture 9" descr="A group of graph of a t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graph of a tow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5327FBD" w14:textId="1F354111" w:rsidR="006541D6" w:rsidRDefault="006541D6" w:rsidP="006541D6">
      <w:r>
        <w:t xml:space="preserve">Figure </w:t>
      </w:r>
      <w:r w:rsidR="00592FB5">
        <w:t>B</w:t>
      </w:r>
      <w:r>
        <w:t>1: Posterior (histogram) and prior (red line) distribution of the probabilities of detection.</w:t>
      </w:r>
    </w:p>
    <w:p w14:paraId="3C751A36" w14:textId="737B64BA" w:rsidR="006C505A" w:rsidRDefault="006C505A" w:rsidP="00B149AA"/>
    <w:p w14:paraId="5FD42EFA" w14:textId="6A1B0CF3" w:rsidR="006C505A" w:rsidRDefault="006C505A" w:rsidP="00B149AA"/>
    <w:p w14:paraId="2ACCC834" w14:textId="0D294B62" w:rsidR="006C505A" w:rsidRDefault="006C505A" w:rsidP="00B149AA"/>
    <w:p w14:paraId="043DB5F0" w14:textId="4E7968AA" w:rsidR="006C505A" w:rsidRDefault="006C505A" w:rsidP="00B149AA"/>
    <w:p w14:paraId="22B12F9B" w14:textId="027C0BBA" w:rsidR="006C505A" w:rsidRDefault="006C505A" w:rsidP="00B149AA"/>
    <w:p w14:paraId="6BDA9DCF" w14:textId="3CE4F3BB" w:rsidR="006C505A" w:rsidRDefault="006C505A" w:rsidP="00B149AA"/>
    <w:p w14:paraId="36671C22" w14:textId="2CAF1DF8" w:rsidR="006C505A" w:rsidRDefault="006C505A" w:rsidP="00B149AA"/>
    <w:bookmarkEnd w:id="23"/>
    <w:p w14:paraId="5AD38A0F" w14:textId="77777777" w:rsidR="00A26762" w:rsidRDefault="00A26762" w:rsidP="006541D6">
      <w:r>
        <w:rPr>
          <w:noProof/>
        </w:rPr>
        <w:lastRenderedPageBreak/>
        <w:drawing>
          <wp:inline distT="0" distB="0" distL="0" distR="0" wp14:anchorId="4C25455F" wp14:editId="56807578">
            <wp:extent cx="5943600" cy="4457700"/>
            <wp:effectExtent l="0" t="0" r="0" b="0"/>
            <wp:docPr id="10" name="Picture 10" descr="A group of black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oup of black and white graph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FBB52F9" w14:textId="043B5FD1" w:rsidR="006541D6" w:rsidRDefault="006541D6" w:rsidP="006541D6">
      <w:r>
        <w:t xml:space="preserve">Figure </w:t>
      </w:r>
      <w:r w:rsidR="00592FB5">
        <w:t>B</w:t>
      </w:r>
      <w:r>
        <w:t>2: Posterior (histogram) and prior (red line) distribution of the probabilities of travel.</w:t>
      </w:r>
    </w:p>
    <w:p w14:paraId="36417683" w14:textId="306B0F0C" w:rsidR="006C505A" w:rsidRDefault="006C505A" w:rsidP="00B149AA"/>
    <w:bookmarkEnd w:id="12"/>
    <w:p w14:paraId="201BF90D" w14:textId="77777777" w:rsidR="00303C99" w:rsidRDefault="00303C99" w:rsidP="00B149AA"/>
    <w:sectPr w:rsidR="00303C9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Dauphin, Guillaume (DFO/MPO)" w:date="2024-11-06T19:50:00Z" w:initials="DG(">
    <w:p w14:paraId="62530375" w14:textId="77777777" w:rsidR="006A05A0" w:rsidRDefault="006A05A0" w:rsidP="006A05A0">
      <w:pPr>
        <w:pStyle w:val="CommentText"/>
      </w:pPr>
      <w:r>
        <w:rPr>
          <w:rStyle w:val="CommentReference"/>
        </w:rPr>
        <w:annotationRef/>
      </w:r>
      <w:r>
        <w:t>@Caro-Jason</w:t>
      </w:r>
      <w:r>
        <w:br/>
        <w:t>Feel free to add text or references on the specificities of the various arrays e.g. length/number of receivers</w:t>
      </w:r>
      <w:r>
        <w:br/>
      </w:r>
      <w:r>
        <w:br/>
        <w:t xml:space="preserve">@Jason in the result section some thing can be said on historical detection rates as well as survival rates estimates </w:t>
      </w:r>
    </w:p>
  </w:comment>
  <w:comment w:id="4" w:author="Dauphin, Guillaume (DFO/MPO)" w:date="1900-01-01T00:00:00Z" w:initials="DG(">
    <w:p w14:paraId="78A749B4" w14:textId="79C96F86" w:rsidR="00C96B0D" w:rsidRDefault="00C96B0D">
      <w:r>
        <w:annotationRef/>
      </w:r>
      <w:r w:rsidRPr="1933B6A1">
        <w:t xml:space="preserve">Not sure this is impactful enough. I am trying to say that basically the window of arrival out of the river (after 120km of migration) is pretty much the same than the one after almost 1000km of  migration. </w:t>
      </w:r>
    </w:p>
    <w:p w14:paraId="19453DC9" w14:textId="3D45D956" w:rsidR="00C96B0D" w:rsidRDefault="00C96B0D">
      <w:r w:rsidRPr="7F4B2C74">
        <w:t>Also not sure how relevant it I, our fish were tagged within a 48 hours period; it would be more interesting to have the figure below with fish tagged throughout the smolt run. maybe delve into historical ASF data to support claim.</w:t>
      </w:r>
    </w:p>
    <w:p w14:paraId="16AD9B63" w14:textId="39DD24CE" w:rsidR="00C96B0D" w:rsidRDefault="00C96B0D"/>
    <w:p w14:paraId="2F9051C9" w14:textId="067F996E" w:rsidR="00C96B0D" w:rsidRDefault="00C96B0D">
      <w:r w:rsidRPr="3639D8AD">
        <w:t>in the graph above, I represented the total migration time in days from release to Sobi detection. light blue is time from release to last detection at HoT, in dark blue, last detection at Hot to Sobi.Fish are arranged in ascending Fork length (left to right)</w:t>
      </w:r>
    </w:p>
    <w:p w14:paraId="0477980B" w14:textId="56DE9B35" w:rsidR="00C96B0D" w:rsidRDefault="00C96B0D"/>
  </w:comment>
  <w:comment w:id="6" w:author="Dauphin, Guillaume (DFO/MPO)" w:date="2024-11-07T11:43:00Z" w:initials="D(">
    <w:p w14:paraId="2DECCA3B" w14:textId="7B677F29" w:rsidR="00C96B0D" w:rsidRDefault="00C96B0D">
      <w:r>
        <w:annotationRef/>
      </w:r>
      <w:r w:rsidRPr="2F3DD48A">
        <w:t>Apparently one drive does not support images in comments anymore, this figure is the one I refer to in my comment above.</w:t>
      </w:r>
    </w:p>
  </w:comment>
  <w:comment w:id="7" w:author="Dauphin, Guillaume (DFO/MPO)" w:date="2024-10-31T09:50:00Z" w:initials="DG(">
    <w:p w14:paraId="3C4ADD12" w14:textId="0EA1E5DC" w:rsidR="009639BD" w:rsidRDefault="009639BD" w:rsidP="009639BD">
      <w:pPr>
        <w:pStyle w:val="CommentText"/>
      </w:pPr>
      <w:r>
        <w:rPr>
          <w:rStyle w:val="CommentReference"/>
        </w:rPr>
        <w:annotationRef/>
      </w:r>
      <w:r>
        <w:t>@Jason</w:t>
      </w:r>
    </w:p>
  </w:comment>
  <w:comment w:id="8" w:author="Dauphin, Guillaume (DFO/MPO)" w:date="2024-11-06T19:51:00Z" w:initials="DG(">
    <w:p w14:paraId="64F4CC4C" w14:textId="77777777" w:rsidR="006A05A0" w:rsidRDefault="006A05A0" w:rsidP="006A05A0">
      <w:pPr>
        <w:pStyle w:val="CommentText"/>
      </w:pPr>
      <w:r>
        <w:rPr>
          <w:rStyle w:val="CommentReference"/>
        </w:rPr>
        <w:annotationRef/>
      </w:r>
      <w:r>
        <w:t xml:space="preserve">@Caro - I tried to condensate the bullets points that you had offered in the previous version. </w:t>
      </w:r>
      <w:r>
        <w:br/>
        <w:t>if you have supporting references for the various points thatd be great.</w:t>
      </w:r>
    </w:p>
  </w:comment>
  <w:comment w:id="9" w:author="Dauphin, Guillaume (DFO/MPO)" w:date="2024-10-17T15:23:00Z" w:initials="DG(">
    <w:p w14:paraId="4DD333D5" w14:textId="77777777" w:rsidR="00C635CA" w:rsidRPr="00207C33" w:rsidRDefault="00C635CA" w:rsidP="00C635CA">
      <w:pPr>
        <w:pStyle w:val="CommentText"/>
      </w:pPr>
      <w:r w:rsidRPr="00207C33">
        <w:rPr>
          <w:rStyle w:val="CommentReference"/>
        </w:rPr>
        <w:annotationRef/>
      </w:r>
      <w:r w:rsidRPr="00207C33">
        <w:t>Make sure I havent forgotten anyone</w:t>
      </w:r>
    </w:p>
  </w:comment>
  <w:comment w:id="10" w:author="Carole-Anne Gillis" w:date="2024-12-06T11:24:00Z" w:initials="CG">
    <w:p w14:paraId="3A7857FB" w14:textId="77777777" w:rsidR="00C635CA" w:rsidRDefault="00C635CA" w:rsidP="00C635CA">
      <w:pPr>
        <w:pStyle w:val="CommentText"/>
      </w:pPr>
      <w:r>
        <w:rPr>
          <w:rStyle w:val="CommentReference"/>
        </w:rPr>
        <w:annotationRef/>
      </w:r>
      <w:r>
        <w:rPr>
          <w:lang w:val="fr-CA"/>
        </w:rPr>
        <w:t xml:space="preserve">Still accurate #? </w:t>
      </w:r>
    </w:p>
  </w:comment>
  <w:comment w:id="11" w:author="guillaume dauphin" w:date="2024-03-12T22:52:00Z" w:initials="gd">
    <w:p w14:paraId="4156047E" w14:textId="0D81936C" w:rsidR="00401028" w:rsidRDefault="00401028" w:rsidP="00401028">
      <w:pPr>
        <w:pStyle w:val="CommentText"/>
      </w:pPr>
      <w:r>
        <w:rPr>
          <w:rStyle w:val="CommentReference"/>
        </w:rPr>
        <w:annotationRef/>
      </w:r>
      <w:r>
        <w:rPr>
          <w:lang w:val="en-CA"/>
        </w:rPr>
        <w:t>I will have to plug these in manually since I don’t have them in my reference manager</w:t>
      </w:r>
    </w:p>
  </w:comment>
  <w:comment w:id="18" w:author="Dauphin, Guillaume (DFO/MPO) [2]" w:date="2024-11-13T10:17:00Z" w:initials="GD">
    <w:p w14:paraId="6192C286" w14:textId="77777777" w:rsidR="005C4639" w:rsidRDefault="00F51FAD" w:rsidP="005C4639">
      <w:pPr>
        <w:pStyle w:val="CommentText"/>
      </w:pPr>
      <w:r>
        <w:rPr>
          <w:rStyle w:val="CommentReference"/>
        </w:rPr>
        <w:annotationRef/>
      </w:r>
      <w:r w:rsidR="005C4639">
        <w:t>Alternative figure option  to figure 2, for a clearer temporal resolution.</w:t>
      </w:r>
      <w:r w:rsidR="005C4639">
        <w:br/>
      </w:r>
      <w:r w:rsidR="005C4639">
        <w:br/>
        <w:t>Please indicate preference.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2530375" w15:done="0"/>
  <w15:commentEx w15:paraId="0477980B" w15:done="0"/>
  <w15:commentEx w15:paraId="2DECCA3B" w15:done="0"/>
  <w15:commentEx w15:paraId="3C4ADD12" w15:done="0"/>
  <w15:commentEx w15:paraId="64F4CC4C" w15:done="0"/>
  <w15:commentEx w15:paraId="4DD333D5" w15:done="0"/>
  <w15:commentEx w15:paraId="3A7857FB" w15:done="0"/>
  <w15:commentEx w15:paraId="4156047E" w15:done="0"/>
  <w15:commentEx w15:paraId="6192C2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D646F4" w16cex:dateUtc="2024-11-06T23:50:00Z"/>
  <w16cex:commentExtensible w16cex:durableId="2AD65B42" w16cex:dateUtc="2024-11-07T01:16:00Z"/>
  <w16cex:commentExtensible w16cex:durableId="46054F2C" w16cex:dateUtc="2024-11-07T15:43:00Z"/>
  <w16cex:commentExtensible w16cex:durableId="2ACDD15E" w16cex:dateUtc="2024-10-31T12:50:00Z"/>
  <w16cex:commentExtensible w16cex:durableId="2AD64744" w16cex:dateUtc="2024-11-06T23:51:00Z"/>
  <w16cex:commentExtensible w16cex:durableId="2ABBAA88" w16cex:dateUtc="2024-10-17T18:23:00Z"/>
  <w16cex:commentExtensible w16cex:durableId="65BCF025" w16cex:dateUtc="2024-12-06T15:24:00Z"/>
  <w16cex:commentExtensible w16cex:durableId="7587514D" w16cex:dateUtc="2024-03-13T01:22:00Z"/>
  <w16cex:commentExtensible w16cex:durableId="2ADEFB38" w16cex:dateUtc="2024-11-13T14: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2530375" w16cid:durableId="2AD646F4"/>
  <w16cid:commentId w16cid:paraId="0477980B" w16cid:durableId="2AD65B42"/>
  <w16cid:commentId w16cid:paraId="2DECCA3B" w16cid:durableId="46054F2C"/>
  <w16cid:commentId w16cid:paraId="3C4ADD12" w16cid:durableId="2ACDD15E"/>
  <w16cid:commentId w16cid:paraId="64F4CC4C" w16cid:durableId="2AD64744"/>
  <w16cid:commentId w16cid:paraId="4DD333D5" w16cid:durableId="2ABBAA88"/>
  <w16cid:commentId w16cid:paraId="3A7857FB" w16cid:durableId="65BCF025"/>
  <w16cid:commentId w16cid:paraId="4156047E" w16cid:durableId="7587514D"/>
  <w16cid:commentId w16cid:paraId="6192C286" w16cid:durableId="2ADEFB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DEED6" w14:textId="77777777" w:rsidR="005D70A3" w:rsidRDefault="005D70A3" w:rsidP="008E755E">
      <w:pPr>
        <w:spacing w:after="0" w:line="240" w:lineRule="auto"/>
      </w:pPr>
      <w:r>
        <w:separator/>
      </w:r>
    </w:p>
  </w:endnote>
  <w:endnote w:type="continuationSeparator" w:id="0">
    <w:p w14:paraId="5E94B5CB" w14:textId="77777777" w:rsidR="005D70A3" w:rsidRDefault="005D70A3" w:rsidP="008E755E">
      <w:pPr>
        <w:spacing w:after="0" w:line="240" w:lineRule="auto"/>
      </w:pPr>
      <w:r>
        <w:continuationSeparator/>
      </w:r>
    </w:p>
  </w:endnote>
  <w:endnote w:type="continuationNotice" w:id="1">
    <w:p w14:paraId="00F79214" w14:textId="77777777" w:rsidR="005D70A3" w:rsidRDefault="005D70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849789"/>
      <w:docPartObj>
        <w:docPartGallery w:val="Page Numbers (Bottom of Page)"/>
        <w:docPartUnique/>
      </w:docPartObj>
    </w:sdtPr>
    <w:sdtEndPr>
      <w:rPr>
        <w:noProof/>
      </w:rPr>
    </w:sdtEndPr>
    <w:sdtContent>
      <w:p w14:paraId="2E121603" w14:textId="03D738C2" w:rsidR="008E755E" w:rsidRDefault="008E755E">
        <w:pPr>
          <w:pStyle w:val="Footer"/>
          <w:jc w:val="right"/>
        </w:pPr>
        <w:r>
          <w:fldChar w:fldCharType="begin"/>
        </w:r>
        <w:r>
          <w:instrText xml:space="preserve"> PAGE   \* MERGEFORMAT </w:instrText>
        </w:r>
        <w:r>
          <w:fldChar w:fldCharType="separate"/>
        </w:r>
        <w:r w:rsidR="00A07538">
          <w:rPr>
            <w:noProof/>
          </w:rPr>
          <w:t>34</w:t>
        </w:r>
        <w:r>
          <w:rPr>
            <w:noProof/>
          </w:rPr>
          <w:fldChar w:fldCharType="end"/>
        </w:r>
      </w:p>
    </w:sdtContent>
  </w:sdt>
  <w:p w14:paraId="1C01AA6A" w14:textId="77777777" w:rsidR="008E755E" w:rsidRDefault="008E7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A877B9" w14:textId="77777777" w:rsidR="005D70A3" w:rsidRDefault="005D70A3" w:rsidP="008E755E">
      <w:pPr>
        <w:spacing w:after="0" w:line="240" w:lineRule="auto"/>
      </w:pPr>
      <w:r>
        <w:separator/>
      </w:r>
    </w:p>
  </w:footnote>
  <w:footnote w:type="continuationSeparator" w:id="0">
    <w:p w14:paraId="6CAF3B20" w14:textId="77777777" w:rsidR="005D70A3" w:rsidRDefault="005D70A3" w:rsidP="008E755E">
      <w:pPr>
        <w:spacing w:after="0" w:line="240" w:lineRule="auto"/>
      </w:pPr>
      <w:r>
        <w:continuationSeparator/>
      </w:r>
    </w:p>
  </w:footnote>
  <w:footnote w:type="continuationNotice" w:id="1">
    <w:p w14:paraId="4C517B20" w14:textId="77777777" w:rsidR="005D70A3" w:rsidRDefault="005D70A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uWnF/s3p7A5OLR" int2:id="1YeSVJPT">
      <int2:state int2:value="Rejected" int2:type="AugLoop_Text_Critique"/>
    </int2:textHash>
    <int2:textHash int2:hashCode="PYxYJbdUmoQHoi" int2:id="3axNTyZO">
      <int2:state int2:value="Rejected" int2:type="AugLoop_Text_Critique"/>
    </int2:textHash>
    <int2:textHash int2:hashCode="YJGAVKfqBOKzZb" int2:id="3m07leyX">
      <int2:state int2:value="Rejected" int2:type="AugLoop_Text_Critique"/>
    </int2:textHash>
    <int2:textHash int2:hashCode="e5Hkn6+Rz/EwTJ" int2:id="4YzNij1f">
      <int2:state int2:value="Rejected" int2:type="AugLoop_Text_Critique"/>
    </int2:textHash>
    <int2:textHash int2:hashCode="62/jyXJYbTkJTn" int2:id="5QD8Ddi7">
      <int2:state int2:value="Rejected" int2:type="AugLoop_Text_Critique"/>
    </int2:textHash>
    <int2:textHash int2:hashCode="Itqh8tJAmSFdMO" int2:id="5QYmYYAa">
      <int2:state int2:value="Rejected" int2:type="AugLoop_Text_Critique"/>
    </int2:textHash>
    <int2:textHash int2:hashCode="lX7/JoKtmLoUdU" int2:id="69AXO2dR">
      <int2:state int2:value="Rejected" int2:type="AugLoop_Text_Critique"/>
    </int2:textHash>
    <int2:textHash int2:hashCode="4OpuRX6EgRtLUD" int2:id="6NsERgag">
      <int2:state int2:value="Rejected" int2:type="AugLoop_Text_Critique"/>
    </int2:textHash>
    <int2:textHash int2:hashCode="//+mkVGaVmDxDf" int2:id="8nghOB8O">
      <int2:state int2:value="Rejected" int2:type="AugLoop_Text_Critique"/>
    </int2:textHash>
    <int2:textHash int2:hashCode="dD4Hg8/jkvRvsI" int2:id="9bG3o9yt">
      <int2:state int2:value="Rejected" int2:type="AugLoop_Text_Critique"/>
    </int2:textHash>
    <int2:textHash int2:hashCode="sTVtafNG2dCKuA" int2:id="9wBa6GbO">
      <int2:state int2:value="Rejected" int2:type="AugLoop_Text_Critique"/>
    </int2:textHash>
    <int2:textHash int2:hashCode="ZpwhrJZ7GypBSD" int2:id="ADnaWj65">
      <int2:state int2:value="Rejected" int2:type="AugLoop_Text_Critique"/>
    </int2:textHash>
    <int2:textHash int2:hashCode="lwyKlvOyM+GUwC" int2:id="BFKtgv40">
      <int2:state int2:value="Rejected" int2:type="AugLoop_Text_Critique"/>
    </int2:textHash>
    <int2:textHash int2:hashCode="Pn+7sbdcY3pre7" int2:id="Cgy0lGT6">
      <int2:state int2:value="Rejected" int2:type="AugLoop_Text_Critique"/>
    </int2:textHash>
    <int2:textHash int2:hashCode="D2dGuJXO5p8eof" int2:id="EbMpnR2b">
      <int2:state int2:value="Rejected" int2:type="AugLoop_Text_Critique"/>
    </int2:textHash>
    <int2:textHash int2:hashCode="IHWDy/vK5mFi0i" int2:id="GLQUm40L">
      <int2:state int2:value="Rejected" int2:type="AugLoop_Text_Critique"/>
    </int2:textHash>
    <int2:textHash int2:hashCode="khMDA/BBlMc1oy" int2:id="HjfrbT7A">
      <int2:state int2:value="Rejected" int2:type="AugLoop_Text_Critique"/>
    </int2:textHash>
    <int2:textHash int2:hashCode="trxvvgfVNeFlNf" int2:id="IJTsEv0z">
      <int2:state int2:value="Rejected" int2:type="AugLoop_Text_Critique"/>
    </int2:textHash>
    <int2:textHash int2:hashCode="KA8/VcJqy6CJlw" int2:id="JZn4wCgI">
      <int2:state int2:value="Rejected" int2:type="AugLoop_Text_Critique"/>
    </int2:textHash>
    <int2:textHash int2:hashCode="uOTEYAiqKYELbA" int2:id="O9Iwdyb3">
      <int2:state int2:value="Rejected" int2:type="AugLoop_Text_Critique"/>
    </int2:textHash>
    <int2:textHash int2:hashCode="2ovoRk9jvR3vJ1" int2:id="OXrf4QNz">
      <int2:state int2:value="Rejected" int2:type="AugLoop_Text_Critique"/>
    </int2:textHash>
    <int2:textHash int2:hashCode="AGkiwnoJAbPC/r" int2:id="P6kQmlyf">
      <int2:state int2:value="Rejected" int2:type="AugLoop_Text_Critique"/>
    </int2:textHash>
    <int2:textHash int2:hashCode="9BMyAKt85GYMRJ" int2:id="Qp6sqpDd">
      <int2:state int2:value="Rejected" int2:type="AugLoop_Text_Critique"/>
    </int2:textHash>
    <int2:textHash int2:hashCode="BC3EUS+j05HFFw" int2:id="Vy9ZrKXN">
      <int2:state int2:value="Rejected" int2:type="AugLoop_Text_Critique"/>
    </int2:textHash>
    <int2:textHash int2:hashCode="CRQ0svtSCVANm/" int2:id="bQPzUlgg">
      <int2:state int2:value="Rejected" int2:type="AugLoop_Text_Critique"/>
    </int2:textHash>
    <int2:textHash int2:hashCode="EXzSaazbkkGOpj" int2:id="c9nAnSzk">
      <int2:state int2:value="Rejected" int2:type="AugLoop_Text_Critique"/>
    </int2:textHash>
    <int2:textHash int2:hashCode="QOR4A8DcHKKH2z" int2:id="epraPgEN">
      <int2:state int2:value="Rejected" int2:type="AugLoop_Text_Critique"/>
    </int2:textHash>
    <int2:textHash int2:hashCode="VyGqG+phKTV2K2" int2:id="exT1SQax">
      <int2:state int2:value="Rejected" int2:type="AugLoop_Text_Critique"/>
    </int2:textHash>
    <int2:textHash int2:hashCode="43GGyqwWtGpxFD" int2:id="fYlj7k3b">
      <int2:state int2:value="Rejected" int2:type="AugLoop_Text_Critique"/>
    </int2:textHash>
    <int2:textHash int2:hashCode="PKDYiCXmJMvvjn" int2:id="iEId7txO">
      <int2:state int2:value="Rejected" int2:type="AugLoop_Text_Critique"/>
    </int2:textHash>
    <int2:textHash int2:hashCode="J3EQiGJMPB7Q4j" int2:id="ic1mvq5K">
      <int2:state int2:value="Rejected" int2:type="AugLoop_Text_Critique"/>
    </int2:textHash>
    <int2:textHash int2:hashCode="wbNnGL2FOXRVrl" int2:id="kQjqkD38">
      <int2:state int2:value="Rejected" int2:type="AugLoop_Text_Critique"/>
    </int2:textHash>
    <int2:textHash int2:hashCode="XP4DAgLljH7wbK" int2:id="l3GzvsAg">
      <int2:state int2:value="Rejected" int2:type="AugLoop_Text_Critique"/>
    </int2:textHash>
    <int2:textHash int2:hashCode="a07oYKXosMSbmB" int2:id="oZrBdutZ">
      <int2:state int2:value="Rejected" int2:type="AugLoop_Text_Critique"/>
    </int2:textHash>
    <int2:textHash int2:hashCode="AHN86rYXSS2/jp" int2:id="pjYY7oe1">
      <int2:state int2:value="Rejected" int2:type="AugLoop_Text_Critique"/>
    </int2:textHash>
    <int2:textHash int2:hashCode="eksSKekzBUNDiB" int2:id="qTGWGKOn">
      <int2:state int2:value="Rejected" int2:type="AugLoop_Text_Critique"/>
    </int2:textHash>
    <int2:textHash int2:hashCode="rRDCFZGq14Mt4G" int2:id="qee2oTZl">
      <int2:state int2:value="Rejected" int2:type="AugLoop_Text_Critique"/>
    </int2:textHash>
    <int2:textHash int2:hashCode="k7cm9VMdonnWgE" int2:id="sfQuBAAH">
      <int2:state int2:value="Rejected" int2:type="AugLoop_Text_Critique"/>
    </int2:textHash>
    <int2:textHash int2:hashCode="twDDg6lsbQOYLI" int2:id="ua3qarHZ">
      <int2:state int2:value="Rejected" int2:type="AugLoop_Text_Critique"/>
    </int2:textHash>
    <int2:textHash int2:hashCode="mw50P+ZwzKgBan" int2:id="ucpvd6w1">
      <int2:state int2:value="Rejected" int2:type="AugLoop_Text_Critique"/>
    </int2:textHash>
    <int2:textHash int2:hashCode="x1IcUkLRc9IvqR" int2:id="v1MTGN0y">
      <int2:state int2:value="Rejected" int2:type="AugLoop_Text_Critique"/>
    </int2:textHash>
    <int2:textHash int2:hashCode="M8ROmoRYgXbWx0" int2:id="vlSEkaXZ">
      <int2:state int2:value="Rejected" int2:type="AugLoop_Text_Critique"/>
    </int2:textHash>
    <int2:textHash int2:hashCode="0P12AMde01WbqZ" int2:id="w6sn5K99">
      <int2:state int2:value="Rejected" int2:type="AugLoop_Text_Critique"/>
    </int2:textHash>
    <int2:textHash int2:hashCode="Uh6fJ9SJ7F254U" int2:id="wATPG2Vc">
      <int2:state int2:value="Rejected" int2:type="AugLoop_Text_Critique"/>
    </int2:textHash>
    <int2:textHash int2:hashCode="lQsb41P1H/MNkf" int2:id="wEcF7SJT">
      <int2:state int2:value="Rejected" int2:type="AugLoop_Text_Critique"/>
    </int2:textHash>
    <int2:textHash int2:hashCode="CRcsLY4BJ5mBBe" int2:id="wJ8SiDYe">
      <int2:state int2:value="Rejected" int2:type="AugLoop_Text_Critique"/>
    </int2:textHash>
    <int2:textHash int2:hashCode="wAKoC5Pk7pBNx4" int2:id="xDbGVQFt">
      <int2:state int2:value="Rejected" int2:type="AugLoop_Text_Critique"/>
    </int2:textHash>
    <int2:textHash int2:hashCode="YqjPDAvf9xQ57m" int2:id="zYfRuBTt">
      <int2:state int2:value="Rejected" int2:type="AugLoop_Text_Critique"/>
    </int2:textHash>
    <int2:textHash int2:hashCode="rcb2qUysYBA6+a" int2:id="zvHeFYm4">
      <int2:state int2:value="Rejected" int2:type="AugLoop_Text_Critique"/>
    </int2:textHash>
    <int2:bookmark int2:bookmarkName="_Int_RuQaRSaV" int2:invalidationBookmarkName="" int2:hashCode="vbFwAaTmuqzkJj" int2:id="JOAHWT6d">
      <int2:state int2:value="Rejected" int2:type="AugLoop_Text_Critique"/>
    </int2:bookmark>
    <int2:bookmark int2:bookmarkName="_Int_2uPgzcyx" int2:invalidationBookmarkName="" int2:hashCode="/o9HlleitIGJ+R" int2:id="QbeZpVU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56316"/>
    <w:multiLevelType w:val="multilevel"/>
    <w:tmpl w:val="FFBE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A84E1A"/>
    <w:multiLevelType w:val="multilevel"/>
    <w:tmpl w:val="2606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5BCEF8"/>
    <w:multiLevelType w:val="hybridMultilevel"/>
    <w:tmpl w:val="FFFFFFFF"/>
    <w:lvl w:ilvl="0" w:tplc="F7F637BE">
      <w:start w:val="1"/>
      <w:numFmt w:val="decimal"/>
      <w:lvlText w:val="%1."/>
      <w:lvlJc w:val="left"/>
      <w:pPr>
        <w:ind w:left="720" w:hanging="360"/>
      </w:pPr>
    </w:lvl>
    <w:lvl w:ilvl="1" w:tplc="E77E4B6C">
      <w:start w:val="1"/>
      <w:numFmt w:val="lowerLetter"/>
      <w:lvlText w:val="%2."/>
      <w:lvlJc w:val="left"/>
      <w:pPr>
        <w:ind w:left="1440" w:hanging="360"/>
      </w:pPr>
    </w:lvl>
    <w:lvl w:ilvl="2" w:tplc="071E6082">
      <w:start w:val="1"/>
      <w:numFmt w:val="lowerRoman"/>
      <w:lvlText w:val="%3."/>
      <w:lvlJc w:val="right"/>
      <w:pPr>
        <w:ind w:left="2160" w:hanging="180"/>
      </w:pPr>
    </w:lvl>
    <w:lvl w:ilvl="3" w:tplc="D61ED88E">
      <w:start w:val="1"/>
      <w:numFmt w:val="decimal"/>
      <w:lvlText w:val="%4."/>
      <w:lvlJc w:val="left"/>
      <w:pPr>
        <w:ind w:left="2880" w:hanging="360"/>
      </w:pPr>
    </w:lvl>
    <w:lvl w:ilvl="4" w:tplc="50F09B08">
      <w:start w:val="1"/>
      <w:numFmt w:val="lowerLetter"/>
      <w:lvlText w:val="%5."/>
      <w:lvlJc w:val="left"/>
      <w:pPr>
        <w:ind w:left="3600" w:hanging="360"/>
      </w:pPr>
    </w:lvl>
    <w:lvl w:ilvl="5" w:tplc="FB709782">
      <w:start w:val="1"/>
      <w:numFmt w:val="lowerRoman"/>
      <w:lvlText w:val="%6."/>
      <w:lvlJc w:val="right"/>
      <w:pPr>
        <w:ind w:left="4320" w:hanging="180"/>
      </w:pPr>
    </w:lvl>
    <w:lvl w:ilvl="6" w:tplc="EF984070">
      <w:start w:val="1"/>
      <w:numFmt w:val="decimal"/>
      <w:lvlText w:val="%7."/>
      <w:lvlJc w:val="left"/>
      <w:pPr>
        <w:ind w:left="5040" w:hanging="360"/>
      </w:pPr>
    </w:lvl>
    <w:lvl w:ilvl="7" w:tplc="593239FA">
      <w:start w:val="1"/>
      <w:numFmt w:val="lowerLetter"/>
      <w:lvlText w:val="%8."/>
      <w:lvlJc w:val="left"/>
      <w:pPr>
        <w:ind w:left="5760" w:hanging="360"/>
      </w:pPr>
    </w:lvl>
    <w:lvl w:ilvl="8" w:tplc="BA5CEB16">
      <w:start w:val="1"/>
      <w:numFmt w:val="lowerRoman"/>
      <w:lvlText w:val="%9."/>
      <w:lvlJc w:val="right"/>
      <w:pPr>
        <w:ind w:left="6480" w:hanging="180"/>
      </w:pPr>
    </w:lvl>
  </w:abstractNum>
  <w:abstractNum w:abstractNumId="3" w15:restartNumberingAfterBreak="0">
    <w:nsid w:val="59734F23"/>
    <w:multiLevelType w:val="multilevel"/>
    <w:tmpl w:val="78969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82508D"/>
    <w:multiLevelType w:val="hybridMultilevel"/>
    <w:tmpl w:val="25664018"/>
    <w:lvl w:ilvl="0" w:tplc="FFFFFFFF">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1B1E34"/>
    <w:multiLevelType w:val="multilevel"/>
    <w:tmpl w:val="D676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B508FF"/>
    <w:multiLevelType w:val="multilevel"/>
    <w:tmpl w:val="B3D4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0794698">
    <w:abstractNumId w:val="4"/>
  </w:num>
  <w:num w:numId="2" w16cid:durableId="604535569">
    <w:abstractNumId w:val="2"/>
  </w:num>
  <w:num w:numId="3" w16cid:durableId="616715883">
    <w:abstractNumId w:val="5"/>
  </w:num>
  <w:num w:numId="4" w16cid:durableId="319844083">
    <w:abstractNumId w:val="0"/>
  </w:num>
  <w:num w:numId="5" w16cid:durableId="1745175727">
    <w:abstractNumId w:val="3"/>
  </w:num>
  <w:num w:numId="6" w16cid:durableId="890766871">
    <w:abstractNumId w:val="1"/>
  </w:num>
  <w:num w:numId="7" w16cid:durableId="179444629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uphin, Guillaume (DFO/MPO)">
    <w15:presenceInfo w15:providerId="AD" w15:userId="S::guillaume.dauphin@dfo-mpo.gc.ca::ce3b38be-eab5-4044-a17d-73568dd2c43e"/>
  </w15:person>
  <w15:person w15:author="Carole-Anne Gillis">
    <w15:presenceInfo w15:providerId="AD" w15:userId="S::cgillis@gmrc.ca::8bdcc219-9c0c-4d1b-9288-58f529dcc6c1"/>
  </w15:person>
  <w15:person w15:author="guillaume dauphin">
    <w15:presenceInfo w15:providerId="Windows Live" w15:userId="91c5c702ff61c364"/>
  </w15:person>
  <w15:person w15:author="Dauphin, Guillaume (DFO/MPO) [2]">
    <w15:presenceInfo w15:providerId="AD" w15:userId="S::Guillaume.Dauphin@dfo-mpo.gc.ca::ce3b38be-eab5-4044-a17d-73568dd2c4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69F"/>
    <w:rsid w:val="00000E6B"/>
    <w:rsid w:val="00001033"/>
    <w:rsid w:val="000044C1"/>
    <w:rsid w:val="000051B5"/>
    <w:rsid w:val="000058D3"/>
    <w:rsid w:val="000075F6"/>
    <w:rsid w:val="00007EEC"/>
    <w:rsid w:val="00011267"/>
    <w:rsid w:val="000118EA"/>
    <w:rsid w:val="00012932"/>
    <w:rsid w:val="0001485E"/>
    <w:rsid w:val="00016C51"/>
    <w:rsid w:val="0002161A"/>
    <w:rsid w:val="00022608"/>
    <w:rsid w:val="00024BC6"/>
    <w:rsid w:val="00026227"/>
    <w:rsid w:val="00026D08"/>
    <w:rsid w:val="00026EC2"/>
    <w:rsid w:val="000277BF"/>
    <w:rsid w:val="00030044"/>
    <w:rsid w:val="0003137F"/>
    <w:rsid w:val="00031795"/>
    <w:rsid w:val="00031E23"/>
    <w:rsid w:val="0003207C"/>
    <w:rsid w:val="0003245B"/>
    <w:rsid w:val="0003299B"/>
    <w:rsid w:val="00033C31"/>
    <w:rsid w:val="00033DEB"/>
    <w:rsid w:val="00034C00"/>
    <w:rsid w:val="000350DB"/>
    <w:rsid w:val="00036480"/>
    <w:rsid w:val="00037201"/>
    <w:rsid w:val="00037895"/>
    <w:rsid w:val="00042B49"/>
    <w:rsid w:val="00042E50"/>
    <w:rsid w:val="00043CB5"/>
    <w:rsid w:val="00044DD0"/>
    <w:rsid w:val="00046C72"/>
    <w:rsid w:val="000472E1"/>
    <w:rsid w:val="000477BE"/>
    <w:rsid w:val="0004799B"/>
    <w:rsid w:val="000503FD"/>
    <w:rsid w:val="00050AD1"/>
    <w:rsid w:val="00052DCB"/>
    <w:rsid w:val="0005435C"/>
    <w:rsid w:val="00055162"/>
    <w:rsid w:val="000558B8"/>
    <w:rsid w:val="0006134B"/>
    <w:rsid w:val="0006331C"/>
    <w:rsid w:val="00064A95"/>
    <w:rsid w:val="0006572F"/>
    <w:rsid w:val="00065CB9"/>
    <w:rsid w:val="00067C9D"/>
    <w:rsid w:val="00067FA2"/>
    <w:rsid w:val="00071D34"/>
    <w:rsid w:val="00074598"/>
    <w:rsid w:val="00074CFB"/>
    <w:rsid w:val="00074DFF"/>
    <w:rsid w:val="00074F36"/>
    <w:rsid w:val="00075C4B"/>
    <w:rsid w:val="00075C8C"/>
    <w:rsid w:val="0007641C"/>
    <w:rsid w:val="000812E8"/>
    <w:rsid w:val="000817AC"/>
    <w:rsid w:val="00081E15"/>
    <w:rsid w:val="0008211A"/>
    <w:rsid w:val="0008299A"/>
    <w:rsid w:val="00084D16"/>
    <w:rsid w:val="00085793"/>
    <w:rsid w:val="00085BCA"/>
    <w:rsid w:val="00086470"/>
    <w:rsid w:val="000872EB"/>
    <w:rsid w:val="00087334"/>
    <w:rsid w:val="00090398"/>
    <w:rsid w:val="000906F0"/>
    <w:rsid w:val="000925BB"/>
    <w:rsid w:val="00094172"/>
    <w:rsid w:val="0009544F"/>
    <w:rsid w:val="0009581F"/>
    <w:rsid w:val="00096374"/>
    <w:rsid w:val="000A269B"/>
    <w:rsid w:val="000A3FD5"/>
    <w:rsid w:val="000A4D44"/>
    <w:rsid w:val="000A67CB"/>
    <w:rsid w:val="000A6D04"/>
    <w:rsid w:val="000B1A45"/>
    <w:rsid w:val="000C122E"/>
    <w:rsid w:val="000C1413"/>
    <w:rsid w:val="000C15C8"/>
    <w:rsid w:val="000C263C"/>
    <w:rsid w:val="000C2EEB"/>
    <w:rsid w:val="000C4413"/>
    <w:rsid w:val="000C46EC"/>
    <w:rsid w:val="000C4C2D"/>
    <w:rsid w:val="000C6BBD"/>
    <w:rsid w:val="000D0F9F"/>
    <w:rsid w:val="000D231F"/>
    <w:rsid w:val="000D2C82"/>
    <w:rsid w:val="000D2DBD"/>
    <w:rsid w:val="000D3D20"/>
    <w:rsid w:val="000D48BA"/>
    <w:rsid w:val="000D573B"/>
    <w:rsid w:val="000D603F"/>
    <w:rsid w:val="000E0AA5"/>
    <w:rsid w:val="000E23A7"/>
    <w:rsid w:val="000E6A4C"/>
    <w:rsid w:val="000F053A"/>
    <w:rsid w:val="000F1B8D"/>
    <w:rsid w:val="000F52FC"/>
    <w:rsid w:val="000F574C"/>
    <w:rsid w:val="000F5909"/>
    <w:rsid w:val="000F6890"/>
    <w:rsid w:val="00101F5E"/>
    <w:rsid w:val="0010208C"/>
    <w:rsid w:val="00104C50"/>
    <w:rsid w:val="00106248"/>
    <w:rsid w:val="00107B6D"/>
    <w:rsid w:val="00112118"/>
    <w:rsid w:val="0011222C"/>
    <w:rsid w:val="001123D3"/>
    <w:rsid w:val="00112652"/>
    <w:rsid w:val="00113601"/>
    <w:rsid w:val="001151C5"/>
    <w:rsid w:val="00115F65"/>
    <w:rsid w:val="00116D63"/>
    <w:rsid w:val="001205C8"/>
    <w:rsid w:val="00122658"/>
    <w:rsid w:val="0012391E"/>
    <w:rsid w:val="00125614"/>
    <w:rsid w:val="00126939"/>
    <w:rsid w:val="0013087A"/>
    <w:rsid w:val="00130D92"/>
    <w:rsid w:val="001325B9"/>
    <w:rsid w:val="00132982"/>
    <w:rsid w:val="001329BC"/>
    <w:rsid w:val="00133430"/>
    <w:rsid w:val="0013454C"/>
    <w:rsid w:val="001350EA"/>
    <w:rsid w:val="00136344"/>
    <w:rsid w:val="001364CB"/>
    <w:rsid w:val="0013667D"/>
    <w:rsid w:val="0013719B"/>
    <w:rsid w:val="0013728E"/>
    <w:rsid w:val="001403EA"/>
    <w:rsid w:val="0014065E"/>
    <w:rsid w:val="001441B9"/>
    <w:rsid w:val="001441DF"/>
    <w:rsid w:val="00145687"/>
    <w:rsid w:val="00146331"/>
    <w:rsid w:val="00146D42"/>
    <w:rsid w:val="00150912"/>
    <w:rsid w:val="00150CCE"/>
    <w:rsid w:val="001519AE"/>
    <w:rsid w:val="00152483"/>
    <w:rsid w:val="0015579F"/>
    <w:rsid w:val="0015585B"/>
    <w:rsid w:val="001620F8"/>
    <w:rsid w:val="00162CE9"/>
    <w:rsid w:val="001631AD"/>
    <w:rsid w:val="00164300"/>
    <w:rsid w:val="00165E59"/>
    <w:rsid w:val="001720B5"/>
    <w:rsid w:val="00172438"/>
    <w:rsid w:val="00172886"/>
    <w:rsid w:val="001732A9"/>
    <w:rsid w:val="001738FB"/>
    <w:rsid w:val="0017481E"/>
    <w:rsid w:val="00174994"/>
    <w:rsid w:val="001771AB"/>
    <w:rsid w:val="001776BC"/>
    <w:rsid w:val="00180647"/>
    <w:rsid w:val="00180748"/>
    <w:rsid w:val="001808F9"/>
    <w:rsid w:val="00180A3B"/>
    <w:rsid w:val="0018126F"/>
    <w:rsid w:val="00181AF3"/>
    <w:rsid w:val="0018390D"/>
    <w:rsid w:val="0018697E"/>
    <w:rsid w:val="00190020"/>
    <w:rsid w:val="001921A0"/>
    <w:rsid w:val="00192DB0"/>
    <w:rsid w:val="0019462A"/>
    <w:rsid w:val="00195579"/>
    <w:rsid w:val="0019599D"/>
    <w:rsid w:val="00195B02"/>
    <w:rsid w:val="00196888"/>
    <w:rsid w:val="00197F44"/>
    <w:rsid w:val="001A029C"/>
    <w:rsid w:val="001A151B"/>
    <w:rsid w:val="001A177F"/>
    <w:rsid w:val="001A277C"/>
    <w:rsid w:val="001A4114"/>
    <w:rsid w:val="001A41C6"/>
    <w:rsid w:val="001A72C3"/>
    <w:rsid w:val="001A7CC8"/>
    <w:rsid w:val="001B278F"/>
    <w:rsid w:val="001B2977"/>
    <w:rsid w:val="001B5618"/>
    <w:rsid w:val="001C0A1F"/>
    <w:rsid w:val="001C299A"/>
    <w:rsid w:val="001C42FB"/>
    <w:rsid w:val="001C4B19"/>
    <w:rsid w:val="001C5BF2"/>
    <w:rsid w:val="001C68A1"/>
    <w:rsid w:val="001C6F63"/>
    <w:rsid w:val="001C7944"/>
    <w:rsid w:val="001D1970"/>
    <w:rsid w:val="001D1E71"/>
    <w:rsid w:val="001D3BC3"/>
    <w:rsid w:val="001D50B5"/>
    <w:rsid w:val="001E0376"/>
    <w:rsid w:val="001E18A2"/>
    <w:rsid w:val="001E1B82"/>
    <w:rsid w:val="001E1C51"/>
    <w:rsid w:val="001E3043"/>
    <w:rsid w:val="001E3228"/>
    <w:rsid w:val="001E3446"/>
    <w:rsid w:val="001E4952"/>
    <w:rsid w:val="001E59DB"/>
    <w:rsid w:val="001E5CA8"/>
    <w:rsid w:val="001E75DF"/>
    <w:rsid w:val="001E77D2"/>
    <w:rsid w:val="001E7BB3"/>
    <w:rsid w:val="001F07BD"/>
    <w:rsid w:val="001F3A57"/>
    <w:rsid w:val="001F4250"/>
    <w:rsid w:val="001F46BF"/>
    <w:rsid w:val="001F51CF"/>
    <w:rsid w:val="001F55EA"/>
    <w:rsid w:val="001F67C5"/>
    <w:rsid w:val="001F6F65"/>
    <w:rsid w:val="001F734A"/>
    <w:rsid w:val="002011EE"/>
    <w:rsid w:val="002019D9"/>
    <w:rsid w:val="00201A7E"/>
    <w:rsid w:val="00202304"/>
    <w:rsid w:val="00204255"/>
    <w:rsid w:val="00204DE7"/>
    <w:rsid w:val="00204DFD"/>
    <w:rsid w:val="00205A02"/>
    <w:rsid w:val="00207F68"/>
    <w:rsid w:val="002100E1"/>
    <w:rsid w:val="002118F1"/>
    <w:rsid w:val="00212D67"/>
    <w:rsid w:val="002171CD"/>
    <w:rsid w:val="00220805"/>
    <w:rsid w:val="00221DB2"/>
    <w:rsid w:val="00222F55"/>
    <w:rsid w:val="002262BC"/>
    <w:rsid w:val="00226C98"/>
    <w:rsid w:val="00227075"/>
    <w:rsid w:val="00227A21"/>
    <w:rsid w:val="00227DF8"/>
    <w:rsid w:val="00227ED3"/>
    <w:rsid w:val="00230D6D"/>
    <w:rsid w:val="00232074"/>
    <w:rsid w:val="00232AE3"/>
    <w:rsid w:val="00232B43"/>
    <w:rsid w:val="00232C24"/>
    <w:rsid w:val="00233EB5"/>
    <w:rsid w:val="00234180"/>
    <w:rsid w:val="00234604"/>
    <w:rsid w:val="00234AF6"/>
    <w:rsid w:val="002353C5"/>
    <w:rsid w:val="002375D2"/>
    <w:rsid w:val="0024217D"/>
    <w:rsid w:val="002428FC"/>
    <w:rsid w:val="0024299E"/>
    <w:rsid w:val="00242B6A"/>
    <w:rsid w:val="00243B3F"/>
    <w:rsid w:val="00245900"/>
    <w:rsid w:val="00246364"/>
    <w:rsid w:val="0024744C"/>
    <w:rsid w:val="00247F19"/>
    <w:rsid w:val="00250599"/>
    <w:rsid w:val="00251CD8"/>
    <w:rsid w:val="00254C23"/>
    <w:rsid w:val="00255F19"/>
    <w:rsid w:val="002569CE"/>
    <w:rsid w:val="00256A7D"/>
    <w:rsid w:val="0026020B"/>
    <w:rsid w:val="002608C6"/>
    <w:rsid w:val="00260E75"/>
    <w:rsid w:val="0026624A"/>
    <w:rsid w:val="002667B8"/>
    <w:rsid w:val="00266A49"/>
    <w:rsid w:val="002676C1"/>
    <w:rsid w:val="0027083E"/>
    <w:rsid w:val="00272692"/>
    <w:rsid w:val="00274EC4"/>
    <w:rsid w:val="00285760"/>
    <w:rsid w:val="00285B2F"/>
    <w:rsid w:val="00286B33"/>
    <w:rsid w:val="00287197"/>
    <w:rsid w:val="00291D98"/>
    <w:rsid w:val="00292133"/>
    <w:rsid w:val="00292559"/>
    <w:rsid w:val="00292D68"/>
    <w:rsid w:val="00293A01"/>
    <w:rsid w:val="00294726"/>
    <w:rsid w:val="002953B9"/>
    <w:rsid w:val="002974FC"/>
    <w:rsid w:val="002A0415"/>
    <w:rsid w:val="002A08EB"/>
    <w:rsid w:val="002A1465"/>
    <w:rsid w:val="002A292B"/>
    <w:rsid w:val="002A2F0E"/>
    <w:rsid w:val="002A3564"/>
    <w:rsid w:val="002A4C26"/>
    <w:rsid w:val="002A4D87"/>
    <w:rsid w:val="002A545C"/>
    <w:rsid w:val="002A752D"/>
    <w:rsid w:val="002B0379"/>
    <w:rsid w:val="002B12B3"/>
    <w:rsid w:val="002B17D1"/>
    <w:rsid w:val="002B3E7E"/>
    <w:rsid w:val="002B45B2"/>
    <w:rsid w:val="002B613C"/>
    <w:rsid w:val="002B6AA4"/>
    <w:rsid w:val="002C03EF"/>
    <w:rsid w:val="002C0499"/>
    <w:rsid w:val="002C06DD"/>
    <w:rsid w:val="002C0E2B"/>
    <w:rsid w:val="002C2DA4"/>
    <w:rsid w:val="002C6B28"/>
    <w:rsid w:val="002C6DFB"/>
    <w:rsid w:val="002D0CD7"/>
    <w:rsid w:val="002D0D1B"/>
    <w:rsid w:val="002D1AD5"/>
    <w:rsid w:val="002D1B36"/>
    <w:rsid w:val="002D4E1F"/>
    <w:rsid w:val="002E212D"/>
    <w:rsid w:val="002E2ED1"/>
    <w:rsid w:val="002E4036"/>
    <w:rsid w:val="002E450F"/>
    <w:rsid w:val="002E5E93"/>
    <w:rsid w:val="002E5F10"/>
    <w:rsid w:val="002E6B37"/>
    <w:rsid w:val="002E6F79"/>
    <w:rsid w:val="002E7B26"/>
    <w:rsid w:val="002F0895"/>
    <w:rsid w:val="002F15A6"/>
    <w:rsid w:val="002F65F6"/>
    <w:rsid w:val="002F7BC3"/>
    <w:rsid w:val="00300F3A"/>
    <w:rsid w:val="00301900"/>
    <w:rsid w:val="00302075"/>
    <w:rsid w:val="0030258E"/>
    <w:rsid w:val="00302AE0"/>
    <w:rsid w:val="00302C65"/>
    <w:rsid w:val="00303942"/>
    <w:rsid w:val="00303C99"/>
    <w:rsid w:val="00303ED8"/>
    <w:rsid w:val="00304F48"/>
    <w:rsid w:val="00305E51"/>
    <w:rsid w:val="0030655C"/>
    <w:rsid w:val="00306DD5"/>
    <w:rsid w:val="00307934"/>
    <w:rsid w:val="00307BB7"/>
    <w:rsid w:val="00311A61"/>
    <w:rsid w:val="00311DDC"/>
    <w:rsid w:val="00312D43"/>
    <w:rsid w:val="003144B5"/>
    <w:rsid w:val="00314EAD"/>
    <w:rsid w:val="00316165"/>
    <w:rsid w:val="0031621B"/>
    <w:rsid w:val="0031745A"/>
    <w:rsid w:val="00320260"/>
    <w:rsid w:val="003218F7"/>
    <w:rsid w:val="00322404"/>
    <w:rsid w:val="00323461"/>
    <w:rsid w:val="00323973"/>
    <w:rsid w:val="00323ABF"/>
    <w:rsid w:val="0032601F"/>
    <w:rsid w:val="003260A1"/>
    <w:rsid w:val="00326E7B"/>
    <w:rsid w:val="00327412"/>
    <w:rsid w:val="003308EB"/>
    <w:rsid w:val="003308F3"/>
    <w:rsid w:val="003313F1"/>
    <w:rsid w:val="00331A5A"/>
    <w:rsid w:val="0033237B"/>
    <w:rsid w:val="003365A4"/>
    <w:rsid w:val="00337D2B"/>
    <w:rsid w:val="003416AC"/>
    <w:rsid w:val="00341EE1"/>
    <w:rsid w:val="00343496"/>
    <w:rsid w:val="003436FD"/>
    <w:rsid w:val="00343F3D"/>
    <w:rsid w:val="00344D46"/>
    <w:rsid w:val="00346104"/>
    <w:rsid w:val="00346C8C"/>
    <w:rsid w:val="00346CB5"/>
    <w:rsid w:val="00346E76"/>
    <w:rsid w:val="00346F2D"/>
    <w:rsid w:val="0035087D"/>
    <w:rsid w:val="003555C6"/>
    <w:rsid w:val="00356666"/>
    <w:rsid w:val="00356946"/>
    <w:rsid w:val="00361702"/>
    <w:rsid w:val="00362FCD"/>
    <w:rsid w:val="003633F9"/>
    <w:rsid w:val="00363420"/>
    <w:rsid w:val="00363A14"/>
    <w:rsid w:val="00365B18"/>
    <w:rsid w:val="00366701"/>
    <w:rsid w:val="00366DD7"/>
    <w:rsid w:val="003676AB"/>
    <w:rsid w:val="00367C5D"/>
    <w:rsid w:val="003711DE"/>
    <w:rsid w:val="0037249D"/>
    <w:rsid w:val="00373D13"/>
    <w:rsid w:val="00374C34"/>
    <w:rsid w:val="0037596D"/>
    <w:rsid w:val="0037681C"/>
    <w:rsid w:val="00376D40"/>
    <w:rsid w:val="00377A6E"/>
    <w:rsid w:val="00380033"/>
    <w:rsid w:val="0038594D"/>
    <w:rsid w:val="00385E59"/>
    <w:rsid w:val="0038608A"/>
    <w:rsid w:val="00386F84"/>
    <w:rsid w:val="003877EF"/>
    <w:rsid w:val="00387B58"/>
    <w:rsid w:val="00387DF6"/>
    <w:rsid w:val="003901C2"/>
    <w:rsid w:val="00390A29"/>
    <w:rsid w:val="00391CCF"/>
    <w:rsid w:val="0039450A"/>
    <w:rsid w:val="00395451"/>
    <w:rsid w:val="00395829"/>
    <w:rsid w:val="0039590B"/>
    <w:rsid w:val="003A0CB7"/>
    <w:rsid w:val="003A20BB"/>
    <w:rsid w:val="003A27BE"/>
    <w:rsid w:val="003A2DFF"/>
    <w:rsid w:val="003A3224"/>
    <w:rsid w:val="003A5BB7"/>
    <w:rsid w:val="003A7F33"/>
    <w:rsid w:val="003B2658"/>
    <w:rsid w:val="003B34F4"/>
    <w:rsid w:val="003B45E3"/>
    <w:rsid w:val="003B601F"/>
    <w:rsid w:val="003B7C56"/>
    <w:rsid w:val="003C026B"/>
    <w:rsid w:val="003C16F8"/>
    <w:rsid w:val="003C1797"/>
    <w:rsid w:val="003C1F66"/>
    <w:rsid w:val="003C684C"/>
    <w:rsid w:val="003D2C1A"/>
    <w:rsid w:val="003D5921"/>
    <w:rsid w:val="003D60A1"/>
    <w:rsid w:val="003D68C4"/>
    <w:rsid w:val="003D7238"/>
    <w:rsid w:val="003D7E2F"/>
    <w:rsid w:val="003E25FB"/>
    <w:rsid w:val="003E40DD"/>
    <w:rsid w:val="003E471C"/>
    <w:rsid w:val="003E5688"/>
    <w:rsid w:val="003F009E"/>
    <w:rsid w:val="003F1189"/>
    <w:rsid w:val="003F3D40"/>
    <w:rsid w:val="003F41D9"/>
    <w:rsid w:val="003F5027"/>
    <w:rsid w:val="003F5A67"/>
    <w:rsid w:val="003F5D04"/>
    <w:rsid w:val="00401028"/>
    <w:rsid w:val="004011C0"/>
    <w:rsid w:val="00403455"/>
    <w:rsid w:val="00404967"/>
    <w:rsid w:val="004052A9"/>
    <w:rsid w:val="00405AAF"/>
    <w:rsid w:val="00405F65"/>
    <w:rsid w:val="00406F1D"/>
    <w:rsid w:val="004077C8"/>
    <w:rsid w:val="00411445"/>
    <w:rsid w:val="004118B5"/>
    <w:rsid w:val="00411B7D"/>
    <w:rsid w:val="0041225F"/>
    <w:rsid w:val="00413073"/>
    <w:rsid w:val="00413312"/>
    <w:rsid w:val="00414B4B"/>
    <w:rsid w:val="00414E9F"/>
    <w:rsid w:val="00415AF8"/>
    <w:rsid w:val="004164AF"/>
    <w:rsid w:val="00416639"/>
    <w:rsid w:val="00417922"/>
    <w:rsid w:val="00417ADD"/>
    <w:rsid w:val="00417D81"/>
    <w:rsid w:val="004234C2"/>
    <w:rsid w:val="00424E27"/>
    <w:rsid w:val="00425467"/>
    <w:rsid w:val="00425C61"/>
    <w:rsid w:val="0042690F"/>
    <w:rsid w:val="0043043C"/>
    <w:rsid w:val="00430794"/>
    <w:rsid w:val="0043220F"/>
    <w:rsid w:val="00432974"/>
    <w:rsid w:val="00434A2B"/>
    <w:rsid w:val="004357D6"/>
    <w:rsid w:val="004359B3"/>
    <w:rsid w:val="00435BDE"/>
    <w:rsid w:val="00436FF4"/>
    <w:rsid w:val="004374A7"/>
    <w:rsid w:val="00437881"/>
    <w:rsid w:val="00441F64"/>
    <w:rsid w:val="00443810"/>
    <w:rsid w:val="00444015"/>
    <w:rsid w:val="00444C0F"/>
    <w:rsid w:val="00444FEA"/>
    <w:rsid w:val="004457BD"/>
    <w:rsid w:val="00447C42"/>
    <w:rsid w:val="00447FFD"/>
    <w:rsid w:val="00451079"/>
    <w:rsid w:val="0045284A"/>
    <w:rsid w:val="0045409B"/>
    <w:rsid w:val="00454D3B"/>
    <w:rsid w:val="00455B12"/>
    <w:rsid w:val="00456253"/>
    <w:rsid w:val="0045684E"/>
    <w:rsid w:val="00461DAC"/>
    <w:rsid w:val="004647B0"/>
    <w:rsid w:val="004654C9"/>
    <w:rsid w:val="00465E33"/>
    <w:rsid w:val="0047415E"/>
    <w:rsid w:val="004745F9"/>
    <w:rsid w:val="00475F30"/>
    <w:rsid w:val="004772FC"/>
    <w:rsid w:val="0048072C"/>
    <w:rsid w:val="00483418"/>
    <w:rsid w:val="00484B43"/>
    <w:rsid w:val="004851F7"/>
    <w:rsid w:val="00485D6E"/>
    <w:rsid w:val="00486B96"/>
    <w:rsid w:val="00487DF7"/>
    <w:rsid w:val="0049032D"/>
    <w:rsid w:val="00490758"/>
    <w:rsid w:val="00493C3E"/>
    <w:rsid w:val="00494731"/>
    <w:rsid w:val="00495598"/>
    <w:rsid w:val="004959A0"/>
    <w:rsid w:val="00495AEE"/>
    <w:rsid w:val="00496D24"/>
    <w:rsid w:val="00497150"/>
    <w:rsid w:val="004A0047"/>
    <w:rsid w:val="004A02E5"/>
    <w:rsid w:val="004A0631"/>
    <w:rsid w:val="004A282E"/>
    <w:rsid w:val="004A3D41"/>
    <w:rsid w:val="004A43C7"/>
    <w:rsid w:val="004A5192"/>
    <w:rsid w:val="004A796C"/>
    <w:rsid w:val="004A7E12"/>
    <w:rsid w:val="004B0380"/>
    <w:rsid w:val="004B04A9"/>
    <w:rsid w:val="004B1503"/>
    <w:rsid w:val="004B354A"/>
    <w:rsid w:val="004B3E82"/>
    <w:rsid w:val="004B446B"/>
    <w:rsid w:val="004B4C5E"/>
    <w:rsid w:val="004B5636"/>
    <w:rsid w:val="004B69CB"/>
    <w:rsid w:val="004B6FAE"/>
    <w:rsid w:val="004B72E0"/>
    <w:rsid w:val="004B773D"/>
    <w:rsid w:val="004B7E0F"/>
    <w:rsid w:val="004C2415"/>
    <w:rsid w:val="004C3913"/>
    <w:rsid w:val="004C4725"/>
    <w:rsid w:val="004C4CB4"/>
    <w:rsid w:val="004C5F16"/>
    <w:rsid w:val="004C6719"/>
    <w:rsid w:val="004C6AE9"/>
    <w:rsid w:val="004C6EC4"/>
    <w:rsid w:val="004D0AEB"/>
    <w:rsid w:val="004D3C7A"/>
    <w:rsid w:val="004D48B9"/>
    <w:rsid w:val="004D7682"/>
    <w:rsid w:val="004E0C56"/>
    <w:rsid w:val="004E1A98"/>
    <w:rsid w:val="004E1FD4"/>
    <w:rsid w:val="004E3797"/>
    <w:rsid w:val="004E4872"/>
    <w:rsid w:val="004E5F7A"/>
    <w:rsid w:val="004F0054"/>
    <w:rsid w:val="004F00C0"/>
    <w:rsid w:val="004F108A"/>
    <w:rsid w:val="004F49ED"/>
    <w:rsid w:val="004F6373"/>
    <w:rsid w:val="004F6920"/>
    <w:rsid w:val="005001A5"/>
    <w:rsid w:val="005016EB"/>
    <w:rsid w:val="00501949"/>
    <w:rsid w:val="00503994"/>
    <w:rsid w:val="00510097"/>
    <w:rsid w:val="00510E5E"/>
    <w:rsid w:val="00513FBB"/>
    <w:rsid w:val="00514182"/>
    <w:rsid w:val="005163D6"/>
    <w:rsid w:val="00516B26"/>
    <w:rsid w:val="00516B69"/>
    <w:rsid w:val="005172BA"/>
    <w:rsid w:val="00517512"/>
    <w:rsid w:val="00520D85"/>
    <w:rsid w:val="00520F0A"/>
    <w:rsid w:val="0052150F"/>
    <w:rsid w:val="00522829"/>
    <w:rsid w:val="00525BB0"/>
    <w:rsid w:val="00527463"/>
    <w:rsid w:val="00530FC2"/>
    <w:rsid w:val="00534468"/>
    <w:rsid w:val="00534C8C"/>
    <w:rsid w:val="00534D55"/>
    <w:rsid w:val="00535E56"/>
    <w:rsid w:val="005365C5"/>
    <w:rsid w:val="00537A02"/>
    <w:rsid w:val="00537B13"/>
    <w:rsid w:val="00540D05"/>
    <w:rsid w:val="00541755"/>
    <w:rsid w:val="005419D7"/>
    <w:rsid w:val="00541DAA"/>
    <w:rsid w:val="005429A4"/>
    <w:rsid w:val="0054310A"/>
    <w:rsid w:val="00543A39"/>
    <w:rsid w:val="0054655A"/>
    <w:rsid w:val="00546915"/>
    <w:rsid w:val="00546999"/>
    <w:rsid w:val="00551323"/>
    <w:rsid w:val="00552979"/>
    <w:rsid w:val="00553B8E"/>
    <w:rsid w:val="0055423D"/>
    <w:rsid w:val="0055493F"/>
    <w:rsid w:val="00554FBA"/>
    <w:rsid w:val="00556425"/>
    <w:rsid w:val="005607CE"/>
    <w:rsid w:val="00560845"/>
    <w:rsid w:val="00561390"/>
    <w:rsid w:val="0056213C"/>
    <w:rsid w:val="005665DB"/>
    <w:rsid w:val="00566D5F"/>
    <w:rsid w:val="005714EF"/>
    <w:rsid w:val="00572850"/>
    <w:rsid w:val="00572A90"/>
    <w:rsid w:val="00572B2D"/>
    <w:rsid w:val="00572FBF"/>
    <w:rsid w:val="005736B6"/>
    <w:rsid w:val="005805D5"/>
    <w:rsid w:val="00582421"/>
    <w:rsid w:val="005833B7"/>
    <w:rsid w:val="005859AE"/>
    <w:rsid w:val="005864D6"/>
    <w:rsid w:val="00586837"/>
    <w:rsid w:val="00586ABC"/>
    <w:rsid w:val="00587BFB"/>
    <w:rsid w:val="00591D10"/>
    <w:rsid w:val="00592FB5"/>
    <w:rsid w:val="00594043"/>
    <w:rsid w:val="00594272"/>
    <w:rsid w:val="005952CE"/>
    <w:rsid w:val="00595EF2"/>
    <w:rsid w:val="005A0029"/>
    <w:rsid w:val="005A2B76"/>
    <w:rsid w:val="005A4293"/>
    <w:rsid w:val="005A4535"/>
    <w:rsid w:val="005A6055"/>
    <w:rsid w:val="005A7CC7"/>
    <w:rsid w:val="005B0C11"/>
    <w:rsid w:val="005B1410"/>
    <w:rsid w:val="005B1FF0"/>
    <w:rsid w:val="005B5143"/>
    <w:rsid w:val="005B517D"/>
    <w:rsid w:val="005B6CEF"/>
    <w:rsid w:val="005B7337"/>
    <w:rsid w:val="005C02F3"/>
    <w:rsid w:val="005C046B"/>
    <w:rsid w:val="005C0825"/>
    <w:rsid w:val="005C1A36"/>
    <w:rsid w:val="005C2909"/>
    <w:rsid w:val="005C3DB4"/>
    <w:rsid w:val="005C4639"/>
    <w:rsid w:val="005C4BE1"/>
    <w:rsid w:val="005C70B7"/>
    <w:rsid w:val="005C7A7E"/>
    <w:rsid w:val="005D1986"/>
    <w:rsid w:val="005D37E4"/>
    <w:rsid w:val="005D423D"/>
    <w:rsid w:val="005D6D23"/>
    <w:rsid w:val="005D70A3"/>
    <w:rsid w:val="005E0277"/>
    <w:rsid w:val="005E03AA"/>
    <w:rsid w:val="005E127B"/>
    <w:rsid w:val="005E2707"/>
    <w:rsid w:val="005E5894"/>
    <w:rsid w:val="005E5E19"/>
    <w:rsid w:val="005E738A"/>
    <w:rsid w:val="005F02E3"/>
    <w:rsid w:val="005F2469"/>
    <w:rsid w:val="005F3032"/>
    <w:rsid w:val="005F735B"/>
    <w:rsid w:val="006002DD"/>
    <w:rsid w:val="00602576"/>
    <w:rsid w:val="0060287A"/>
    <w:rsid w:val="0060358B"/>
    <w:rsid w:val="006039EF"/>
    <w:rsid w:val="0060487E"/>
    <w:rsid w:val="00606345"/>
    <w:rsid w:val="00606448"/>
    <w:rsid w:val="00606BA7"/>
    <w:rsid w:val="006078D3"/>
    <w:rsid w:val="00610911"/>
    <w:rsid w:val="006111E9"/>
    <w:rsid w:val="00611DF0"/>
    <w:rsid w:val="006131C7"/>
    <w:rsid w:val="00614BBF"/>
    <w:rsid w:val="00615BC0"/>
    <w:rsid w:val="0061629E"/>
    <w:rsid w:val="00621AA8"/>
    <w:rsid w:val="00622115"/>
    <w:rsid w:val="0062227A"/>
    <w:rsid w:val="00624452"/>
    <w:rsid w:val="00624EFC"/>
    <w:rsid w:val="006254EF"/>
    <w:rsid w:val="006257E3"/>
    <w:rsid w:val="006258C2"/>
    <w:rsid w:val="0062610D"/>
    <w:rsid w:val="006269CF"/>
    <w:rsid w:val="00626EDC"/>
    <w:rsid w:val="0062731A"/>
    <w:rsid w:val="0062786C"/>
    <w:rsid w:val="00630F92"/>
    <w:rsid w:val="00634D87"/>
    <w:rsid w:val="00635FE4"/>
    <w:rsid w:val="00636516"/>
    <w:rsid w:val="0064001F"/>
    <w:rsid w:val="006422D8"/>
    <w:rsid w:val="00642C49"/>
    <w:rsid w:val="0064579D"/>
    <w:rsid w:val="006473E8"/>
    <w:rsid w:val="006479BF"/>
    <w:rsid w:val="006502E8"/>
    <w:rsid w:val="006506FF"/>
    <w:rsid w:val="006513C5"/>
    <w:rsid w:val="00652500"/>
    <w:rsid w:val="006526CC"/>
    <w:rsid w:val="00652721"/>
    <w:rsid w:val="0065289F"/>
    <w:rsid w:val="006541D6"/>
    <w:rsid w:val="00654A0B"/>
    <w:rsid w:val="00657659"/>
    <w:rsid w:val="00660DB1"/>
    <w:rsid w:val="00660E11"/>
    <w:rsid w:val="00662205"/>
    <w:rsid w:val="00663D0B"/>
    <w:rsid w:val="00665922"/>
    <w:rsid w:val="0066683A"/>
    <w:rsid w:val="00666C8D"/>
    <w:rsid w:val="00667E26"/>
    <w:rsid w:val="00670839"/>
    <w:rsid w:val="006715D2"/>
    <w:rsid w:val="00671F8E"/>
    <w:rsid w:val="006723C5"/>
    <w:rsid w:val="006742A0"/>
    <w:rsid w:val="006749A3"/>
    <w:rsid w:val="00674A16"/>
    <w:rsid w:val="00675053"/>
    <w:rsid w:val="006756B6"/>
    <w:rsid w:val="00675A73"/>
    <w:rsid w:val="006760ED"/>
    <w:rsid w:val="00676E03"/>
    <w:rsid w:val="00680CF6"/>
    <w:rsid w:val="006818AF"/>
    <w:rsid w:val="00683717"/>
    <w:rsid w:val="00683ADE"/>
    <w:rsid w:val="00684183"/>
    <w:rsid w:val="00684D8E"/>
    <w:rsid w:val="00685789"/>
    <w:rsid w:val="00685EAE"/>
    <w:rsid w:val="00686122"/>
    <w:rsid w:val="006861C9"/>
    <w:rsid w:val="0068718B"/>
    <w:rsid w:val="006904A4"/>
    <w:rsid w:val="00690BF1"/>
    <w:rsid w:val="00690CD5"/>
    <w:rsid w:val="006912E7"/>
    <w:rsid w:val="0069261B"/>
    <w:rsid w:val="00694BA0"/>
    <w:rsid w:val="0069507F"/>
    <w:rsid w:val="006953BE"/>
    <w:rsid w:val="00697290"/>
    <w:rsid w:val="0069738F"/>
    <w:rsid w:val="006977DC"/>
    <w:rsid w:val="00697DD9"/>
    <w:rsid w:val="006A0409"/>
    <w:rsid w:val="006A05A0"/>
    <w:rsid w:val="006A069F"/>
    <w:rsid w:val="006A3BF8"/>
    <w:rsid w:val="006A4D65"/>
    <w:rsid w:val="006A5B16"/>
    <w:rsid w:val="006A60EA"/>
    <w:rsid w:val="006A6608"/>
    <w:rsid w:val="006B038D"/>
    <w:rsid w:val="006B1F5D"/>
    <w:rsid w:val="006B2F1C"/>
    <w:rsid w:val="006B3721"/>
    <w:rsid w:val="006B4373"/>
    <w:rsid w:val="006B4C1F"/>
    <w:rsid w:val="006B7D92"/>
    <w:rsid w:val="006C15F5"/>
    <w:rsid w:val="006C1B25"/>
    <w:rsid w:val="006C3CB8"/>
    <w:rsid w:val="006C44F7"/>
    <w:rsid w:val="006C505A"/>
    <w:rsid w:val="006D284D"/>
    <w:rsid w:val="006D2D09"/>
    <w:rsid w:val="006D3C1C"/>
    <w:rsid w:val="006D3D02"/>
    <w:rsid w:val="006D3F3D"/>
    <w:rsid w:val="006D6743"/>
    <w:rsid w:val="006D6CBD"/>
    <w:rsid w:val="006D756F"/>
    <w:rsid w:val="006E200C"/>
    <w:rsid w:val="006E21C0"/>
    <w:rsid w:val="006E25DF"/>
    <w:rsid w:val="006E28EA"/>
    <w:rsid w:val="006E2CB5"/>
    <w:rsid w:val="006E41F3"/>
    <w:rsid w:val="006E52AD"/>
    <w:rsid w:val="006E5935"/>
    <w:rsid w:val="006F0A8A"/>
    <w:rsid w:val="006F0D41"/>
    <w:rsid w:val="006F0E7A"/>
    <w:rsid w:val="006F2ABA"/>
    <w:rsid w:val="006F44E4"/>
    <w:rsid w:val="006F494B"/>
    <w:rsid w:val="006F4AB0"/>
    <w:rsid w:val="006F59E2"/>
    <w:rsid w:val="006F5FDF"/>
    <w:rsid w:val="006F64A8"/>
    <w:rsid w:val="006F66F5"/>
    <w:rsid w:val="0070079C"/>
    <w:rsid w:val="00701121"/>
    <w:rsid w:val="007025D4"/>
    <w:rsid w:val="00703274"/>
    <w:rsid w:val="00704108"/>
    <w:rsid w:val="00704E58"/>
    <w:rsid w:val="007067CF"/>
    <w:rsid w:val="007104CD"/>
    <w:rsid w:val="007113E2"/>
    <w:rsid w:val="00711AA5"/>
    <w:rsid w:val="00712024"/>
    <w:rsid w:val="00712156"/>
    <w:rsid w:val="00712B53"/>
    <w:rsid w:val="00713563"/>
    <w:rsid w:val="00714200"/>
    <w:rsid w:val="007142B1"/>
    <w:rsid w:val="00715D24"/>
    <w:rsid w:val="007163FF"/>
    <w:rsid w:val="00720FF1"/>
    <w:rsid w:val="0072292D"/>
    <w:rsid w:val="00722BBE"/>
    <w:rsid w:val="0072424A"/>
    <w:rsid w:val="0072436B"/>
    <w:rsid w:val="007250DE"/>
    <w:rsid w:val="0072525C"/>
    <w:rsid w:val="00725ECB"/>
    <w:rsid w:val="00726198"/>
    <w:rsid w:val="007300F6"/>
    <w:rsid w:val="00730ADD"/>
    <w:rsid w:val="00733A02"/>
    <w:rsid w:val="00734AEC"/>
    <w:rsid w:val="007354D2"/>
    <w:rsid w:val="00735A98"/>
    <w:rsid w:val="00737B0F"/>
    <w:rsid w:val="00737B46"/>
    <w:rsid w:val="00737F42"/>
    <w:rsid w:val="00741E41"/>
    <w:rsid w:val="00741F19"/>
    <w:rsid w:val="00742888"/>
    <w:rsid w:val="00744FF2"/>
    <w:rsid w:val="0074597B"/>
    <w:rsid w:val="00746004"/>
    <w:rsid w:val="007465C6"/>
    <w:rsid w:val="00746D53"/>
    <w:rsid w:val="007471D6"/>
    <w:rsid w:val="007473E1"/>
    <w:rsid w:val="007504F9"/>
    <w:rsid w:val="007510AB"/>
    <w:rsid w:val="00751538"/>
    <w:rsid w:val="00751DCA"/>
    <w:rsid w:val="00751DE5"/>
    <w:rsid w:val="007522A1"/>
    <w:rsid w:val="007528A2"/>
    <w:rsid w:val="00752947"/>
    <w:rsid w:val="00752E62"/>
    <w:rsid w:val="0075344F"/>
    <w:rsid w:val="0075410F"/>
    <w:rsid w:val="00756C8D"/>
    <w:rsid w:val="00760EDB"/>
    <w:rsid w:val="00760F4A"/>
    <w:rsid w:val="007619D5"/>
    <w:rsid w:val="007622F5"/>
    <w:rsid w:val="00762BF0"/>
    <w:rsid w:val="00763262"/>
    <w:rsid w:val="00763628"/>
    <w:rsid w:val="00764055"/>
    <w:rsid w:val="00764C04"/>
    <w:rsid w:val="00765787"/>
    <w:rsid w:val="00765B37"/>
    <w:rsid w:val="007704DF"/>
    <w:rsid w:val="007704ED"/>
    <w:rsid w:val="00770523"/>
    <w:rsid w:val="00770C18"/>
    <w:rsid w:val="00770EFB"/>
    <w:rsid w:val="00773667"/>
    <w:rsid w:val="007743F2"/>
    <w:rsid w:val="00775504"/>
    <w:rsid w:val="007757BA"/>
    <w:rsid w:val="0077639F"/>
    <w:rsid w:val="007766B8"/>
    <w:rsid w:val="0077674A"/>
    <w:rsid w:val="00777966"/>
    <w:rsid w:val="00777D54"/>
    <w:rsid w:val="00777F54"/>
    <w:rsid w:val="0078064D"/>
    <w:rsid w:val="00780C6C"/>
    <w:rsid w:val="00783667"/>
    <w:rsid w:val="00783A5A"/>
    <w:rsid w:val="00786413"/>
    <w:rsid w:val="00786577"/>
    <w:rsid w:val="007917B3"/>
    <w:rsid w:val="00792D46"/>
    <w:rsid w:val="0079493A"/>
    <w:rsid w:val="00796853"/>
    <w:rsid w:val="00797180"/>
    <w:rsid w:val="007977B7"/>
    <w:rsid w:val="007A0C58"/>
    <w:rsid w:val="007A1587"/>
    <w:rsid w:val="007A2E18"/>
    <w:rsid w:val="007A7178"/>
    <w:rsid w:val="007A7560"/>
    <w:rsid w:val="007A7AD8"/>
    <w:rsid w:val="007A7E75"/>
    <w:rsid w:val="007B05ED"/>
    <w:rsid w:val="007B2FC9"/>
    <w:rsid w:val="007B620E"/>
    <w:rsid w:val="007C2E18"/>
    <w:rsid w:val="007C5AD2"/>
    <w:rsid w:val="007C63DC"/>
    <w:rsid w:val="007D17BA"/>
    <w:rsid w:val="007D2109"/>
    <w:rsid w:val="007D2925"/>
    <w:rsid w:val="007D3DBB"/>
    <w:rsid w:val="007D49AA"/>
    <w:rsid w:val="007D5B49"/>
    <w:rsid w:val="007D6773"/>
    <w:rsid w:val="007D6775"/>
    <w:rsid w:val="007D7CED"/>
    <w:rsid w:val="007E03AD"/>
    <w:rsid w:val="007E0FDE"/>
    <w:rsid w:val="007E123E"/>
    <w:rsid w:val="007E222C"/>
    <w:rsid w:val="007E235A"/>
    <w:rsid w:val="007E2599"/>
    <w:rsid w:val="007E3194"/>
    <w:rsid w:val="007E3876"/>
    <w:rsid w:val="007E3D8E"/>
    <w:rsid w:val="007E40B3"/>
    <w:rsid w:val="007E506F"/>
    <w:rsid w:val="007E50A2"/>
    <w:rsid w:val="007F15FF"/>
    <w:rsid w:val="007F170E"/>
    <w:rsid w:val="007F18F2"/>
    <w:rsid w:val="007F1CE0"/>
    <w:rsid w:val="007F32EC"/>
    <w:rsid w:val="007F36E6"/>
    <w:rsid w:val="007F4AFA"/>
    <w:rsid w:val="007F70B2"/>
    <w:rsid w:val="007F761F"/>
    <w:rsid w:val="0080363D"/>
    <w:rsid w:val="00803BD8"/>
    <w:rsid w:val="00804512"/>
    <w:rsid w:val="008051E9"/>
    <w:rsid w:val="0080538A"/>
    <w:rsid w:val="008055FE"/>
    <w:rsid w:val="00805B9C"/>
    <w:rsid w:val="0080630C"/>
    <w:rsid w:val="00810DE1"/>
    <w:rsid w:val="008117E4"/>
    <w:rsid w:val="008128DB"/>
    <w:rsid w:val="00813C9E"/>
    <w:rsid w:val="008141EC"/>
    <w:rsid w:val="00814593"/>
    <w:rsid w:val="00816250"/>
    <w:rsid w:val="008165A4"/>
    <w:rsid w:val="008200ED"/>
    <w:rsid w:val="00820BEF"/>
    <w:rsid w:val="0082394A"/>
    <w:rsid w:val="00823A09"/>
    <w:rsid w:val="00825B67"/>
    <w:rsid w:val="00826450"/>
    <w:rsid w:val="00830BC3"/>
    <w:rsid w:val="00831C22"/>
    <w:rsid w:val="008328BA"/>
    <w:rsid w:val="00832DDF"/>
    <w:rsid w:val="0083354E"/>
    <w:rsid w:val="00833720"/>
    <w:rsid w:val="00836CAB"/>
    <w:rsid w:val="00837EC5"/>
    <w:rsid w:val="008404B3"/>
    <w:rsid w:val="0084469F"/>
    <w:rsid w:val="008446B5"/>
    <w:rsid w:val="00845DA2"/>
    <w:rsid w:val="00846398"/>
    <w:rsid w:val="00846C1F"/>
    <w:rsid w:val="00852485"/>
    <w:rsid w:val="008525CE"/>
    <w:rsid w:val="0085355B"/>
    <w:rsid w:val="008549E1"/>
    <w:rsid w:val="0085564D"/>
    <w:rsid w:val="0086033D"/>
    <w:rsid w:val="00861F71"/>
    <w:rsid w:val="008624BE"/>
    <w:rsid w:val="0086758D"/>
    <w:rsid w:val="008703A4"/>
    <w:rsid w:val="0087078B"/>
    <w:rsid w:val="00870944"/>
    <w:rsid w:val="00872585"/>
    <w:rsid w:val="00876684"/>
    <w:rsid w:val="008803A3"/>
    <w:rsid w:val="008816A3"/>
    <w:rsid w:val="00881B55"/>
    <w:rsid w:val="00881DC5"/>
    <w:rsid w:val="00881DD0"/>
    <w:rsid w:val="00882908"/>
    <w:rsid w:val="00883F24"/>
    <w:rsid w:val="008848D8"/>
    <w:rsid w:val="00885B0F"/>
    <w:rsid w:val="00886EBF"/>
    <w:rsid w:val="00886F0F"/>
    <w:rsid w:val="008903FA"/>
    <w:rsid w:val="0089085B"/>
    <w:rsid w:val="00891AD6"/>
    <w:rsid w:val="008944EF"/>
    <w:rsid w:val="00895F4D"/>
    <w:rsid w:val="00896530"/>
    <w:rsid w:val="008965D3"/>
    <w:rsid w:val="008A1ADB"/>
    <w:rsid w:val="008A1B0A"/>
    <w:rsid w:val="008A1C11"/>
    <w:rsid w:val="008A1D08"/>
    <w:rsid w:val="008A1F0F"/>
    <w:rsid w:val="008A2511"/>
    <w:rsid w:val="008A4126"/>
    <w:rsid w:val="008A61D7"/>
    <w:rsid w:val="008A6310"/>
    <w:rsid w:val="008A7533"/>
    <w:rsid w:val="008B393C"/>
    <w:rsid w:val="008B449B"/>
    <w:rsid w:val="008B59AF"/>
    <w:rsid w:val="008B720F"/>
    <w:rsid w:val="008B79A8"/>
    <w:rsid w:val="008C1024"/>
    <w:rsid w:val="008C1E45"/>
    <w:rsid w:val="008C20A9"/>
    <w:rsid w:val="008C3DCB"/>
    <w:rsid w:val="008C3FC1"/>
    <w:rsid w:val="008C4233"/>
    <w:rsid w:val="008C46A4"/>
    <w:rsid w:val="008C67EA"/>
    <w:rsid w:val="008C7CF3"/>
    <w:rsid w:val="008D01E9"/>
    <w:rsid w:val="008D0F45"/>
    <w:rsid w:val="008D0FD2"/>
    <w:rsid w:val="008D24BD"/>
    <w:rsid w:val="008D3B09"/>
    <w:rsid w:val="008D3D57"/>
    <w:rsid w:val="008D5481"/>
    <w:rsid w:val="008D58C4"/>
    <w:rsid w:val="008D67F6"/>
    <w:rsid w:val="008D72AA"/>
    <w:rsid w:val="008E0952"/>
    <w:rsid w:val="008E0F83"/>
    <w:rsid w:val="008E17B0"/>
    <w:rsid w:val="008E1905"/>
    <w:rsid w:val="008E20E1"/>
    <w:rsid w:val="008E2197"/>
    <w:rsid w:val="008E5ADE"/>
    <w:rsid w:val="008E64D5"/>
    <w:rsid w:val="008E6AAD"/>
    <w:rsid w:val="008E755E"/>
    <w:rsid w:val="008F0D46"/>
    <w:rsid w:val="008F1A27"/>
    <w:rsid w:val="008F2F45"/>
    <w:rsid w:val="008F507C"/>
    <w:rsid w:val="008F55C0"/>
    <w:rsid w:val="008F5BF3"/>
    <w:rsid w:val="008F65DD"/>
    <w:rsid w:val="008F7881"/>
    <w:rsid w:val="00901EC5"/>
    <w:rsid w:val="00906172"/>
    <w:rsid w:val="00910C6E"/>
    <w:rsid w:val="00910FDD"/>
    <w:rsid w:val="00911201"/>
    <w:rsid w:val="00911BB3"/>
    <w:rsid w:val="0091213F"/>
    <w:rsid w:val="00913D75"/>
    <w:rsid w:val="00913EED"/>
    <w:rsid w:val="00914D3D"/>
    <w:rsid w:val="00915659"/>
    <w:rsid w:val="009159AE"/>
    <w:rsid w:val="009161C3"/>
    <w:rsid w:val="00916794"/>
    <w:rsid w:val="00922074"/>
    <w:rsid w:val="009230CB"/>
    <w:rsid w:val="009230F8"/>
    <w:rsid w:val="00923749"/>
    <w:rsid w:val="009250A1"/>
    <w:rsid w:val="00925BF8"/>
    <w:rsid w:val="00925D3F"/>
    <w:rsid w:val="00926FD0"/>
    <w:rsid w:val="009272A3"/>
    <w:rsid w:val="00930495"/>
    <w:rsid w:val="00930D1A"/>
    <w:rsid w:val="00931449"/>
    <w:rsid w:val="0093175E"/>
    <w:rsid w:val="00931C18"/>
    <w:rsid w:val="00934093"/>
    <w:rsid w:val="00936232"/>
    <w:rsid w:val="00937BFF"/>
    <w:rsid w:val="00941891"/>
    <w:rsid w:val="00941EAE"/>
    <w:rsid w:val="00942227"/>
    <w:rsid w:val="00942729"/>
    <w:rsid w:val="00943415"/>
    <w:rsid w:val="00946F72"/>
    <w:rsid w:val="00947D80"/>
    <w:rsid w:val="00950975"/>
    <w:rsid w:val="009517C8"/>
    <w:rsid w:val="00953DC2"/>
    <w:rsid w:val="0096162C"/>
    <w:rsid w:val="00962C4C"/>
    <w:rsid w:val="00962DA8"/>
    <w:rsid w:val="009631D1"/>
    <w:rsid w:val="00963348"/>
    <w:rsid w:val="009639BD"/>
    <w:rsid w:val="009707E7"/>
    <w:rsid w:val="0097196D"/>
    <w:rsid w:val="009732C6"/>
    <w:rsid w:val="00973504"/>
    <w:rsid w:val="0097458C"/>
    <w:rsid w:val="009768C5"/>
    <w:rsid w:val="009803EA"/>
    <w:rsid w:val="00980BF7"/>
    <w:rsid w:val="009821BE"/>
    <w:rsid w:val="00985589"/>
    <w:rsid w:val="0098642B"/>
    <w:rsid w:val="00986AA3"/>
    <w:rsid w:val="0098770C"/>
    <w:rsid w:val="00990730"/>
    <w:rsid w:val="00992A97"/>
    <w:rsid w:val="00992F21"/>
    <w:rsid w:val="00992F46"/>
    <w:rsid w:val="00994A2B"/>
    <w:rsid w:val="009954B4"/>
    <w:rsid w:val="00995955"/>
    <w:rsid w:val="009A03BE"/>
    <w:rsid w:val="009A1F86"/>
    <w:rsid w:val="009A2BF4"/>
    <w:rsid w:val="009A5B4C"/>
    <w:rsid w:val="009A6317"/>
    <w:rsid w:val="009A63D1"/>
    <w:rsid w:val="009A7847"/>
    <w:rsid w:val="009B055A"/>
    <w:rsid w:val="009B0DEC"/>
    <w:rsid w:val="009B118A"/>
    <w:rsid w:val="009B14DC"/>
    <w:rsid w:val="009B198D"/>
    <w:rsid w:val="009B3237"/>
    <w:rsid w:val="009B4B81"/>
    <w:rsid w:val="009B4D39"/>
    <w:rsid w:val="009B6293"/>
    <w:rsid w:val="009C0F87"/>
    <w:rsid w:val="009C348A"/>
    <w:rsid w:val="009C37CA"/>
    <w:rsid w:val="009C5020"/>
    <w:rsid w:val="009C548F"/>
    <w:rsid w:val="009C5DD6"/>
    <w:rsid w:val="009C6703"/>
    <w:rsid w:val="009C6BEE"/>
    <w:rsid w:val="009C74BB"/>
    <w:rsid w:val="009D164E"/>
    <w:rsid w:val="009D3979"/>
    <w:rsid w:val="009D56ED"/>
    <w:rsid w:val="009D5E67"/>
    <w:rsid w:val="009D6107"/>
    <w:rsid w:val="009D6644"/>
    <w:rsid w:val="009D7D41"/>
    <w:rsid w:val="009E241A"/>
    <w:rsid w:val="009E2753"/>
    <w:rsid w:val="009E3340"/>
    <w:rsid w:val="009E539A"/>
    <w:rsid w:val="009E667A"/>
    <w:rsid w:val="009E6FF8"/>
    <w:rsid w:val="009F142D"/>
    <w:rsid w:val="009F207A"/>
    <w:rsid w:val="009F3DDF"/>
    <w:rsid w:val="009F454F"/>
    <w:rsid w:val="009F6A31"/>
    <w:rsid w:val="009F6F65"/>
    <w:rsid w:val="009F7965"/>
    <w:rsid w:val="009F7BEF"/>
    <w:rsid w:val="00A00DFD"/>
    <w:rsid w:val="00A01888"/>
    <w:rsid w:val="00A01B5E"/>
    <w:rsid w:val="00A052DA"/>
    <w:rsid w:val="00A06CBB"/>
    <w:rsid w:val="00A07538"/>
    <w:rsid w:val="00A07BBB"/>
    <w:rsid w:val="00A10290"/>
    <w:rsid w:val="00A1088D"/>
    <w:rsid w:val="00A130A4"/>
    <w:rsid w:val="00A13447"/>
    <w:rsid w:val="00A14A22"/>
    <w:rsid w:val="00A14D6C"/>
    <w:rsid w:val="00A15321"/>
    <w:rsid w:val="00A15831"/>
    <w:rsid w:val="00A163F7"/>
    <w:rsid w:val="00A205A5"/>
    <w:rsid w:val="00A20D70"/>
    <w:rsid w:val="00A214F0"/>
    <w:rsid w:val="00A21BF5"/>
    <w:rsid w:val="00A220F3"/>
    <w:rsid w:val="00A229DA"/>
    <w:rsid w:val="00A23305"/>
    <w:rsid w:val="00A238D7"/>
    <w:rsid w:val="00A24DB3"/>
    <w:rsid w:val="00A2529C"/>
    <w:rsid w:val="00A26762"/>
    <w:rsid w:val="00A27498"/>
    <w:rsid w:val="00A3018D"/>
    <w:rsid w:val="00A30DDF"/>
    <w:rsid w:val="00A311D7"/>
    <w:rsid w:val="00A315AB"/>
    <w:rsid w:val="00A3369C"/>
    <w:rsid w:val="00A3566D"/>
    <w:rsid w:val="00A35BF1"/>
    <w:rsid w:val="00A36E68"/>
    <w:rsid w:val="00A42C6A"/>
    <w:rsid w:val="00A435BA"/>
    <w:rsid w:val="00A437EC"/>
    <w:rsid w:val="00A4507C"/>
    <w:rsid w:val="00A465E7"/>
    <w:rsid w:val="00A46D61"/>
    <w:rsid w:val="00A473EE"/>
    <w:rsid w:val="00A47FF5"/>
    <w:rsid w:val="00A51D81"/>
    <w:rsid w:val="00A5256A"/>
    <w:rsid w:val="00A52919"/>
    <w:rsid w:val="00A54B87"/>
    <w:rsid w:val="00A54BB3"/>
    <w:rsid w:val="00A5517B"/>
    <w:rsid w:val="00A57F25"/>
    <w:rsid w:val="00A60315"/>
    <w:rsid w:val="00A60FE7"/>
    <w:rsid w:val="00A624C7"/>
    <w:rsid w:val="00A64475"/>
    <w:rsid w:val="00A66AF6"/>
    <w:rsid w:val="00A714F9"/>
    <w:rsid w:val="00A71E14"/>
    <w:rsid w:val="00A7486E"/>
    <w:rsid w:val="00A7660C"/>
    <w:rsid w:val="00A76D58"/>
    <w:rsid w:val="00A77CF2"/>
    <w:rsid w:val="00A77F44"/>
    <w:rsid w:val="00A80DF1"/>
    <w:rsid w:val="00A811A0"/>
    <w:rsid w:val="00A826B4"/>
    <w:rsid w:val="00A8486A"/>
    <w:rsid w:val="00A84AE4"/>
    <w:rsid w:val="00A8569A"/>
    <w:rsid w:val="00A8590E"/>
    <w:rsid w:val="00A8599B"/>
    <w:rsid w:val="00A85F0D"/>
    <w:rsid w:val="00A90219"/>
    <w:rsid w:val="00A9271E"/>
    <w:rsid w:val="00A928BC"/>
    <w:rsid w:val="00A92F06"/>
    <w:rsid w:val="00A941EC"/>
    <w:rsid w:val="00A942B4"/>
    <w:rsid w:val="00A95BED"/>
    <w:rsid w:val="00A96010"/>
    <w:rsid w:val="00A96F92"/>
    <w:rsid w:val="00A9746A"/>
    <w:rsid w:val="00A97A6F"/>
    <w:rsid w:val="00AA26F8"/>
    <w:rsid w:val="00AA3009"/>
    <w:rsid w:val="00AA4F06"/>
    <w:rsid w:val="00AA6834"/>
    <w:rsid w:val="00AA6ACC"/>
    <w:rsid w:val="00AA6C74"/>
    <w:rsid w:val="00AA6FB1"/>
    <w:rsid w:val="00AB18EB"/>
    <w:rsid w:val="00AB225A"/>
    <w:rsid w:val="00AB25DE"/>
    <w:rsid w:val="00AB2C5C"/>
    <w:rsid w:val="00AB39D9"/>
    <w:rsid w:val="00AB3DDB"/>
    <w:rsid w:val="00AB517A"/>
    <w:rsid w:val="00AB55E9"/>
    <w:rsid w:val="00AB7CA3"/>
    <w:rsid w:val="00AC051F"/>
    <w:rsid w:val="00AC0981"/>
    <w:rsid w:val="00AC1EE7"/>
    <w:rsid w:val="00AC3706"/>
    <w:rsid w:val="00AC4A3D"/>
    <w:rsid w:val="00AC5004"/>
    <w:rsid w:val="00AC562B"/>
    <w:rsid w:val="00AC6BE1"/>
    <w:rsid w:val="00AC7355"/>
    <w:rsid w:val="00AC7774"/>
    <w:rsid w:val="00AD0D5D"/>
    <w:rsid w:val="00AD28AC"/>
    <w:rsid w:val="00AD36F1"/>
    <w:rsid w:val="00AD3B98"/>
    <w:rsid w:val="00AD4162"/>
    <w:rsid w:val="00AD5B19"/>
    <w:rsid w:val="00AD6E31"/>
    <w:rsid w:val="00AD6F24"/>
    <w:rsid w:val="00AD6FD7"/>
    <w:rsid w:val="00AD7182"/>
    <w:rsid w:val="00AE150E"/>
    <w:rsid w:val="00AE5675"/>
    <w:rsid w:val="00AE5BAF"/>
    <w:rsid w:val="00AE620E"/>
    <w:rsid w:val="00AE7E28"/>
    <w:rsid w:val="00AF03C1"/>
    <w:rsid w:val="00AF0537"/>
    <w:rsid w:val="00AF26B7"/>
    <w:rsid w:val="00AF279F"/>
    <w:rsid w:val="00AF361F"/>
    <w:rsid w:val="00AF3E18"/>
    <w:rsid w:val="00B00430"/>
    <w:rsid w:val="00B00900"/>
    <w:rsid w:val="00B00BEA"/>
    <w:rsid w:val="00B029BD"/>
    <w:rsid w:val="00B03A39"/>
    <w:rsid w:val="00B0500E"/>
    <w:rsid w:val="00B1055C"/>
    <w:rsid w:val="00B11077"/>
    <w:rsid w:val="00B11721"/>
    <w:rsid w:val="00B123B1"/>
    <w:rsid w:val="00B1322A"/>
    <w:rsid w:val="00B13404"/>
    <w:rsid w:val="00B13A74"/>
    <w:rsid w:val="00B149AA"/>
    <w:rsid w:val="00B151D9"/>
    <w:rsid w:val="00B15CA6"/>
    <w:rsid w:val="00B16977"/>
    <w:rsid w:val="00B17053"/>
    <w:rsid w:val="00B17C00"/>
    <w:rsid w:val="00B20475"/>
    <w:rsid w:val="00B21431"/>
    <w:rsid w:val="00B219AB"/>
    <w:rsid w:val="00B219D5"/>
    <w:rsid w:val="00B21F5A"/>
    <w:rsid w:val="00B220E4"/>
    <w:rsid w:val="00B25507"/>
    <w:rsid w:val="00B2592E"/>
    <w:rsid w:val="00B2727A"/>
    <w:rsid w:val="00B31620"/>
    <w:rsid w:val="00B31C27"/>
    <w:rsid w:val="00B32AC1"/>
    <w:rsid w:val="00B354DC"/>
    <w:rsid w:val="00B35B51"/>
    <w:rsid w:val="00B36826"/>
    <w:rsid w:val="00B40161"/>
    <w:rsid w:val="00B408B1"/>
    <w:rsid w:val="00B40D85"/>
    <w:rsid w:val="00B4232B"/>
    <w:rsid w:val="00B4261C"/>
    <w:rsid w:val="00B43BDA"/>
    <w:rsid w:val="00B472E1"/>
    <w:rsid w:val="00B47505"/>
    <w:rsid w:val="00B51401"/>
    <w:rsid w:val="00B5166C"/>
    <w:rsid w:val="00B52FE7"/>
    <w:rsid w:val="00B54B43"/>
    <w:rsid w:val="00B57269"/>
    <w:rsid w:val="00B60969"/>
    <w:rsid w:val="00B633A9"/>
    <w:rsid w:val="00B633E2"/>
    <w:rsid w:val="00B6345A"/>
    <w:rsid w:val="00B63630"/>
    <w:rsid w:val="00B64BA6"/>
    <w:rsid w:val="00B64D28"/>
    <w:rsid w:val="00B65DAA"/>
    <w:rsid w:val="00B6618B"/>
    <w:rsid w:val="00B67C12"/>
    <w:rsid w:val="00B67FB5"/>
    <w:rsid w:val="00B73B9F"/>
    <w:rsid w:val="00B829D9"/>
    <w:rsid w:val="00B83CD6"/>
    <w:rsid w:val="00B849CD"/>
    <w:rsid w:val="00B85B2E"/>
    <w:rsid w:val="00B87436"/>
    <w:rsid w:val="00B87A73"/>
    <w:rsid w:val="00B91371"/>
    <w:rsid w:val="00B923C8"/>
    <w:rsid w:val="00B9291B"/>
    <w:rsid w:val="00B92BE3"/>
    <w:rsid w:val="00B92FFD"/>
    <w:rsid w:val="00B93B9E"/>
    <w:rsid w:val="00B970A1"/>
    <w:rsid w:val="00BA02FF"/>
    <w:rsid w:val="00BA078E"/>
    <w:rsid w:val="00BA2421"/>
    <w:rsid w:val="00BA32C2"/>
    <w:rsid w:val="00BA353A"/>
    <w:rsid w:val="00BA3E6F"/>
    <w:rsid w:val="00BA42E0"/>
    <w:rsid w:val="00BA61A5"/>
    <w:rsid w:val="00BA6641"/>
    <w:rsid w:val="00BA7F5B"/>
    <w:rsid w:val="00BB1B82"/>
    <w:rsid w:val="00BB1DED"/>
    <w:rsid w:val="00BB1E68"/>
    <w:rsid w:val="00BB3F50"/>
    <w:rsid w:val="00BB46B6"/>
    <w:rsid w:val="00BB6141"/>
    <w:rsid w:val="00BB622C"/>
    <w:rsid w:val="00BB6401"/>
    <w:rsid w:val="00BB6653"/>
    <w:rsid w:val="00BB6AD7"/>
    <w:rsid w:val="00BC28A7"/>
    <w:rsid w:val="00BC2A23"/>
    <w:rsid w:val="00BC3AB8"/>
    <w:rsid w:val="00BC449A"/>
    <w:rsid w:val="00BC4DED"/>
    <w:rsid w:val="00BC5EBA"/>
    <w:rsid w:val="00BC61F0"/>
    <w:rsid w:val="00BC6541"/>
    <w:rsid w:val="00BC76DC"/>
    <w:rsid w:val="00BD190F"/>
    <w:rsid w:val="00BD2080"/>
    <w:rsid w:val="00BD5A2F"/>
    <w:rsid w:val="00BD76C7"/>
    <w:rsid w:val="00BE0071"/>
    <w:rsid w:val="00BE018C"/>
    <w:rsid w:val="00BE03B5"/>
    <w:rsid w:val="00BE0D4F"/>
    <w:rsid w:val="00BE49E5"/>
    <w:rsid w:val="00BE6BA6"/>
    <w:rsid w:val="00BE7623"/>
    <w:rsid w:val="00BE7814"/>
    <w:rsid w:val="00BF1387"/>
    <w:rsid w:val="00BF1828"/>
    <w:rsid w:val="00BF1CCF"/>
    <w:rsid w:val="00BF43A4"/>
    <w:rsid w:val="00BF6EAD"/>
    <w:rsid w:val="00BF7F86"/>
    <w:rsid w:val="00C00375"/>
    <w:rsid w:val="00C01BB1"/>
    <w:rsid w:val="00C01EB2"/>
    <w:rsid w:val="00C0356B"/>
    <w:rsid w:val="00C041EE"/>
    <w:rsid w:val="00C0471B"/>
    <w:rsid w:val="00C066CF"/>
    <w:rsid w:val="00C10610"/>
    <w:rsid w:val="00C1063A"/>
    <w:rsid w:val="00C11CB8"/>
    <w:rsid w:val="00C14661"/>
    <w:rsid w:val="00C1523E"/>
    <w:rsid w:val="00C1703D"/>
    <w:rsid w:val="00C177C8"/>
    <w:rsid w:val="00C20AEA"/>
    <w:rsid w:val="00C2338A"/>
    <w:rsid w:val="00C26AFB"/>
    <w:rsid w:val="00C27BD2"/>
    <w:rsid w:val="00C27E43"/>
    <w:rsid w:val="00C300CD"/>
    <w:rsid w:val="00C304BD"/>
    <w:rsid w:val="00C305D9"/>
    <w:rsid w:val="00C308D9"/>
    <w:rsid w:val="00C30FCF"/>
    <w:rsid w:val="00C32A73"/>
    <w:rsid w:val="00C332DE"/>
    <w:rsid w:val="00C3358E"/>
    <w:rsid w:val="00C35BEE"/>
    <w:rsid w:val="00C3618A"/>
    <w:rsid w:val="00C3779E"/>
    <w:rsid w:val="00C404FF"/>
    <w:rsid w:val="00C40699"/>
    <w:rsid w:val="00C412AF"/>
    <w:rsid w:val="00C412E2"/>
    <w:rsid w:val="00C41DF3"/>
    <w:rsid w:val="00C42156"/>
    <w:rsid w:val="00C426DC"/>
    <w:rsid w:val="00C44D31"/>
    <w:rsid w:val="00C45675"/>
    <w:rsid w:val="00C46BCF"/>
    <w:rsid w:val="00C476C1"/>
    <w:rsid w:val="00C47F34"/>
    <w:rsid w:val="00C537FC"/>
    <w:rsid w:val="00C5405C"/>
    <w:rsid w:val="00C568F4"/>
    <w:rsid w:val="00C57406"/>
    <w:rsid w:val="00C611A8"/>
    <w:rsid w:val="00C62532"/>
    <w:rsid w:val="00C635CA"/>
    <w:rsid w:val="00C63854"/>
    <w:rsid w:val="00C65046"/>
    <w:rsid w:val="00C6592A"/>
    <w:rsid w:val="00C663C0"/>
    <w:rsid w:val="00C66E61"/>
    <w:rsid w:val="00C71AC1"/>
    <w:rsid w:val="00C7307A"/>
    <w:rsid w:val="00C742C9"/>
    <w:rsid w:val="00C74F9E"/>
    <w:rsid w:val="00C7587E"/>
    <w:rsid w:val="00C771BD"/>
    <w:rsid w:val="00C773AA"/>
    <w:rsid w:val="00C77E95"/>
    <w:rsid w:val="00C77FA3"/>
    <w:rsid w:val="00C81E35"/>
    <w:rsid w:val="00C82480"/>
    <w:rsid w:val="00C82644"/>
    <w:rsid w:val="00C82943"/>
    <w:rsid w:val="00C84176"/>
    <w:rsid w:val="00C84856"/>
    <w:rsid w:val="00C95ECA"/>
    <w:rsid w:val="00C96B0D"/>
    <w:rsid w:val="00CA0481"/>
    <w:rsid w:val="00CA0ADE"/>
    <w:rsid w:val="00CA0FE4"/>
    <w:rsid w:val="00CA344E"/>
    <w:rsid w:val="00CA5B11"/>
    <w:rsid w:val="00CA67DE"/>
    <w:rsid w:val="00CA6C2D"/>
    <w:rsid w:val="00CB03C9"/>
    <w:rsid w:val="00CB0F37"/>
    <w:rsid w:val="00CB130C"/>
    <w:rsid w:val="00CB16CE"/>
    <w:rsid w:val="00CB1833"/>
    <w:rsid w:val="00CB1AA4"/>
    <w:rsid w:val="00CB220F"/>
    <w:rsid w:val="00CB22E4"/>
    <w:rsid w:val="00CB3346"/>
    <w:rsid w:val="00CB4545"/>
    <w:rsid w:val="00CB5E2A"/>
    <w:rsid w:val="00CB7095"/>
    <w:rsid w:val="00CB7870"/>
    <w:rsid w:val="00CB7B08"/>
    <w:rsid w:val="00CC27CE"/>
    <w:rsid w:val="00CC36AF"/>
    <w:rsid w:val="00CC3B1E"/>
    <w:rsid w:val="00CC531C"/>
    <w:rsid w:val="00CC7A13"/>
    <w:rsid w:val="00CD008F"/>
    <w:rsid w:val="00CD0C98"/>
    <w:rsid w:val="00CD0F46"/>
    <w:rsid w:val="00CD1533"/>
    <w:rsid w:val="00CD24E4"/>
    <w:rsid w:val="00CD27F5"/>
    <w:rsid w:val="00CD48B2"/>
    <w:rsid w:val="00CD49B6"/>
    <w:rsid w:val="00CD55A6"/>
    <w:rsid w:val="00CD6C2E"/>
    <w:rsid w:val="00CD6C4F"/>
    <w:rsid w:val="00CD760D"/>
    <w:rsid w:val="00CE0491"/>
    <w:rsid w:val="00CE0BC0"/>
    <w:rsid w:val="00CE2739"/>
    <w:rsid w:val="00CE3851"/>
    <w:rsid w:val="00CE42E9"/>
    <w:rsid w:val="00CE49F1"/>
    <w:rsid w:val="00CE694B"/>
    <w:rsid w:val="00CE6F55"/>
    <w:rsid w:val="00CE76FA"/>
    <w:rsid w:val="00CF01D0"/>
    <w:rsid w:val="00CF0374"/>
    <w:rsid w:val="00CF1BD9"/>
    <w:rsid w:val="00CF1D2A"/>
    <w:rsid w:val="00CF328A"/>
    <w:rsid w:val="00CF3F53"/>
    <w:rsid w:val="00CF46F9"/>
    <w:rsid w:val="00CF5E10"/>
    <w:rsid w:val="00CF61BD"/>
    <w:rsid w:val="00CF72DD"/>
    <w:rsid w:val="00CF7B25"/>
    <w:rsid w:val="00CF7C5E"/>
    <w:rsid w:val="00D00A7A"/>
    <w:rsid w:val="00D00B8D"/>
    <w:rsid w:val="00D02B60"/>
    <w:rsid w:val="00D03182"/>
    <w:rsid w:val="00D0357E"/>
    <w:rsid w:val="00D054A6"/>
    <w:rsid w:val="00D06089"/>
    <w:rsid w:val="00D06A99"/>
    <w:rsid w:val="00D07A12"/>
    <w:rsid w:val="00D109C9"/>
    <w:rsid w:val="00D11AF2"/>
    <w:rsid w:val="00D13522"/>
    <w:rsid w:val="00D13A65"/>
    <w:rsid w:val="00D142E4"/>
    <w:rsid w:val="00D147FA"/>
    <w:rsid w:val="00D150BF"/>
    <w:rsid w:val="00D16627"/>
    <w:rsid w:val="00D223C5"/>
    <w:rsid w:val="00D24042"/>
    <w:rsid w:val="00D248B0"/>
    <w:rsid w:val="00D24F99"/>
    <w:rsid w:val="00D27436"/>
    <w:rsid w:val="00D300C6"/>
    <w:rsid w:val="00D305DF"/>
    <w:rsid w:val="00D30AA5"/>
    <w:rsid w:val="00D31731"/>
    <w:rsid w:val="00D32836"/>
    <w:rsid w:val="00D32C38"/>
    <w:rsid w:val="00D32EBA"/>
    <w:rsid w:val="00D33A56"/>
    <w:rsid w:val="00D3642F"/>
    <w:rsid w:val="00D36713"/>
    <w:rsid w:val="00D3787F"/>
    <w:rsid w:val="00D37A40"/>
    <w:rsid w:val="00D37D64"/>
    <w:rsid w:val="00D37F2F"/>
    <w:rsid w:val="00D37FD4"/>
    <w:rsid w:val="00D41DF8"/>
    <w:rsid w:val="00D426B1"/>
    <w:rsid w:val="00D4477D"/>
    <w:rsid w:val="00D45E32"/>
    <w:rsid w:val="00D4606A"/>
    <w:rsid w:val="00D51914"/>
    <w:rsid w:val="00D51A37"/>
    <w:rsid w:val="00D53076"/>
    <w:rsid w:val="00D532E3"/>
    <w:rsid w:val="00D533B7"/>
    <w:rsid w:val="00D535E1"/>
    <w:rsid w:val="00D53A94"/>
    <w:rsid w:val="00D54608"/>
    <w:rsid w:val="00D549C1"/>
    <w:rsid w:val="00D5664B"/>
    <w:rsid w:val="00D571D9"/>
    <w:rsid w:val="00D6053A"/>
    <w:rsid w:val="00D60C7F"/>
    <w:rsid w:val="00D61345"/>
    <w:rsid w:val="00D63B72"/>
    <w:rsid w:val="00D6415F"/>
    <w:rsid w:val="00D7135E"/>
    <w:rsid w:val="00D733C1"/>
    <w:rsid w:val="00D73842"/>
    <w:rsid w:val="00D75F93"/>
    <w:rsid w:val="00D76FBB"/>
    <w:rsid w:val="00D81ACB"/>
    <w:rsid w:val="00D82F74"/>
    <w:rsid w:val="00D839EE"/>
    <w:rsid w:val="00D858CC"/>
    <w:rsid w:val="00D8781F"/>
    <w:rsid w:val="00D9528B"/>
    <w:rsid w:val="00D97EAD"/>
    <w:rsid w:val="00D97F34"/>
    <w:rsid w:val="00DA1D35"/>
    <w:rsid w:val="00DA32DA"/>
    <w:rsid w:val="00DA3BBC"/>
    <w:rsid w:val="00DA5860"/>
    <w:rsid w:val="00DA6284"/>
    <w:rsid w:val="00DB0EED"/>
    <w:rsid w:val="00DB10EA"/>
    <w:rsid w:val="00DB2561"/>
    <w:rsid w:val="00DB308A"/>
    <w:rsid w:val="00DB37FE"/>
    <w:rsid w:val="00DB3C1A"/>
    <w:rsid w:val="00DB4700"/>
    <w:rsid w:val="00DB51CE"/>
    <w:rsid w:val="00DB5943"/>
    <w:rsid w:val="00DB5B91"/>
    <w:rsid w:val="00DB7572"/>
    <w:rsid w:val="00DC13B6"/>
    <w:rsid w:val="00DC219F"/>
    <w:rsid w:val="00DC3771"/>
    <w:rsid w:val="00DC3867"/>
    <w:rsid w:val="00DC4717"/>
    <w:rsid w:val="00DC5BE9"/>
    <w:rsid w:val="00DC5D29"/>
    <w:rsid w:val="00DC71E6"/>
    <w:rsid w:val="00DC787C"/>
    <w:rsid w:val="00DD2646"/>
    <w:rsid w:val="00DD2B5B"/>
    <w:rsid w:val="00DD2F9C"/>
    <w:rsid w:val="00DD3452"/>
    <w:rsid w:val="00DD3785"/>
    <w:rsid w:val="00DD3C04"/>
    <w:rsid w:val="00DD3FE1"/>
    <w:rsid w:val="00DD459B"/>
    <w:rsid w:val="00DD56B2"/>
    <w:rsid w:val="00DD5B09"/>
    <w:rsid w:val="00DE0691"/>
    <w:rsid w:val="00DE11BB"/>
    <w:rsid w:val="00DE1A25"/>
    <w:rsid w:val="00DE395D"/>
    <w:rsid w:val="00DE4638"/>
    <w:rsid w:val="00DE4DBE"/>
    <w:rsid w:val="00DE56B9"/>
    <w:rsid w:val="00DE5A84"/>
    <w:rsid w:val="00DE636C"/>
    <w:rsid w:val="00DE762A"/>
    <w:rsid w:val="00DF08B6"/>
    <w:rsid w:val="00DF0C18"/>
    <w:rsid w:val="00DF15B2"/>
    <w:rsid w:val="00DF245C"/>
    <w:rsid w:val="00DF43E5"/>
    <w:rsid w:val="00DF4D4B"/>
    <w:rsid w:val="00DF5733"/>
    <w:rsid w:val="00DF5855"/>
    <w:rsid w:val="00DF728F"/>
    <w:rsid w:val="00E003A9"/>
    <w:rsid w:val="00E00884"/>
    <w:rsid w:val="00E00F66"/>
    <w:rsid w:val="00E04B55"/>
    <w:rsid w:val="00E04F01"/>
    <w:rsid w:val="00E11395"/>
    <w:rsid w:val="00E125E2"/>
    <w:rsid w:val="00E12D2E"/>
    <w:rsid w:val="00E1353D"/>
    <w:rsid w:val="00E13D6B"/>
    <w:rsid w:val="00E14905"/>
    <w:rsid w:val="00E151E1"/>
    <w:rsid w:val="00E165BB"/>
    <w:rsid w:val="00E168F7"/>
    <w:rsid w:val="00E16A2C"/>
    <w:rsid w:val="00E17FCA"/>
    <w:rsid w:val="00E202A5"/>
    <w:rsid w:val="00E20FD6"/>
    <w:rsid w:val="00E2136C"/>
    <w:rsid w:val="00E22C79"/>
    <w:rsid w:val="00E22C9C"/>
    <w:rsid w:val="00E231F2"/>
    <w:rsid w:val="00E23799"/>
    <w:rsid w:val="00E25C72"/>
    <w:rsid w:val="00E25CB3"/>
    <w:rsid w:val="00E267EE"/>
    <w:rsid w:val="00E318FC"/>
    <w:rsid w:val="00E31A4A"/>
    <w:rsid w:val="00E34BAB"/>
    <w:rsid w:val="00E34F0A"/>
    <w:rsid w:val="00E378FE"/>
    <w:rsid w:val="00E4329B"/>
    <w:rsid w:val="00E44A1E"/>
    <w:rsid w:val="00E465FB"/>
    <w:rsid w:val="00E470DD"/>
    <w:rsid w:val="00E51AA2"/>
    <w:rsid w:val="00E52179"/>
    <w:rsid w:val="00E5426C"/>
    <w:rsid w:val="00E54793"/>
    <w:rsid w:val="00E61D7D"/>
    <w:rsid w:val="00E71197"/>
    <w:rsid w:val="00E718FE"/>
    <w:rsid w:val="00E72C4B"/>
    <w:rsid w:val="00E72DF0"/>
    <w:rsid w:val="00E77209"/>
    <w:rsid w:val="00E7755A"/>
    <w:rsid w:val="00E77C4F"/>
    <w:rsid w:val="00E80439"/>
    <w:rsid w:val="00E8123E"/>
    <w:rsid w:val="00E8149D"/>
    <w:rsid w:val="00E84E69"/>
    <w:rsid w:val="00E86F61"/>
    <w:rsid w:val="00E87C91"/>
    <w:rsid w:val="00E912CE"/>
    <w:rsid w:val="00E92E5E"/>
    <w:rsid w:val="00E93900"/>
    <w:rsid w:val="00E940C4"/>
    <w:rsid w:val="00E956F9"/>
    <w:rsid w:val="00E95B4D"/>
    <w:rsid w:val="00E95D03"/>
    <w:rsid w:val="00E95D94"/>
    <w:rsid w:val="00E969BD"/>
    <w:rsid w:val="00E97E01"/>
    <w:rsid w:val="00EA12C4"/>
    <w:rsid w:val="00EA5646"/>
    <w:rsid w:val="00EA75DC"/>
    <w:rsid w:val="00EA7623"/>
    <w:rsid w:val="00EA79BE"/>
    <w:rsid w:val="00EA7A85"/>
    <w:rsid w:val="00EA7D9E"/>
    <w:rsid w:val="00EB0847"/>
    <w:rsid w:val="00EB0C2C"/>
    <w:rsid w:val="00EB1109"/>
    <w:rsid w:val="00EB4013"/>
    <w:rsid w:val="00EB5A34"/>
    <w:rsid w:val="00EB5E28"/>
    <w:rsid w:val="00EB6027"/>
    <w:rsid w:val="00EB6496"/>
    <w:rsid w:val="00EB6590"/>
    <w:rsid w:val="00EC056D"/>
    <w:rsid w:val="00EC0C59"/>
    <w:rsid w:val="00EC0F14"/>
    <w:rsid w:val="00EC275B"/>
    <w:rsid w:val="00EC2BEB"/>
    <w:rsid w:val="00EC3312"/>
    <w:rsid w:val="00EC52F4"/>
    <w:rsid w:val="00EC558E"/>
    <w:rsid w:val="00EC5742"/>
    <w:rsid w:val="00EC6370"/>
    <w:rsid w:val="00EC668A"/>
    <w:rsid w:val="00EC7B2E"/>
    <w:rsid w:val="00ED0107"/>
    <w:rsid w:val="00ED0739"/>
    <w:rsid w:val="00ED1425"/>
    <w:rsid w:val="00ED37C6"/>
    <w:rsid w:val="00ED5EFE"/>
    <w:rsid w:val="00EE0632"/>
    <w:rsid w:val="00EE0C57"/>
    <w:rsid w:val="00EE0F30"/>
    <w:rsid w:val="00EE1C18"/>
    <w:rsid w:val="00EE20C8"/>
    <w:rsid w:val="00EE2246"/>
    <w:rsid w:val="00EE29BA"/>
    <w:rsid w:val="00EE3384"/>
    <w:rsid w:val="00EE5333"/>
    <w:rsid w:val="00EE6696"/>
    <w:rsid w:val="00EE68BB"/>
    <w:rsid w:val="00EE7ED7"/>
    <w:rsid w:val="00EF074A"/>
    <w:rsid w:val="00EF1477"/>
    <w:rsid w:val="00EF25AD"/>
    <w:rsid w:val="00EF280E"/>
    <w:rsid w:val="00EF4A4D"/>
    <w:rsid w:val="00EF4C1B"/>
    <w:rsid w:val="00EF5679"/>
    <w:rsid w:val="00EF5FB4"/>
    <w:rsid w:val="00F01A5A"/>
    <w:rsid w:val="00F02D56"/>
    <w:rsid w:val="00F0369D"/>
    <w:rsid w:val="00F10FA8"/>
    <w:rsid w:val="00F2114C"/>
    <w:rsid w:val="00F213F9"/>
    <w:rsid w:val="00F226A5"/>
    <w:rsid w:val="00F22D9C"/>
    <w:rsid w:val="00F234DD"/>
    <w:rsid w:val="00F237ED"/>
    <w:rsid w:val="00F2401A"/>
    <w:rsid w:val="00F26A42"/>
    <w:rsid w:val="00F30230"/>
    <w:rsid w:val="00F3144A"/>
    <w:rsid w:val="00F32098"/>
    <w:rsid w:val="00F3226D"/>
    <w:rsid w:val="00F32297"/>
    <w:rsid w:val="00F3366A"/>
    <w:rsid w:val="00F33F12"/>
    <w:rsid w:val="00F364EB"/>
    <w:rsid w:val="00F401A9"/>
    <w:rsid w:val="00F5192E"/>
    <w:rsid w:val="00F51B82"/>
    <w:rsid w:val="00F51FAD"/>
    <w:rsid w:val="00F549E9"/>
    <w:rsid w:val="00F5510E"/>
    <w:rsid w:val="00F55798"/>
    <w:rsid w:val="00F5619F"/>
    <w:rsid w:val="00F62B91"/>
    <w:rsid w:val="00F63EF0"/>
    <w:rsid w:val="00F6477C"/>
    <w:rsid w:val="00F65B1C"/>
    <w:rsid w:val="00F66BD2"/>
    <w:rsid w:val="00F708D7"/>
    <w:rsid w:val="00F70BA0"/>
    <w:rsid w:val="00F70FA5"/>
    <w:rsid w:val="00F713E7"/>
    <w:rsid w:val="00F71C92"/>
    <w:rsid w:val="00F727F7"/>
    <w:rsid w:val="00F74609"/>
    <w:rsid w:val="00F74ABF"/>
    <w:rsid w:val="00F76B2F"/>
    <w:rsid w:val="00F77C89"/>
    <w:rsid w:val="00F80AC7"/>
    <w:rsid w:val="00F81348"/>
    <w:rsid w:val="00F8138E"/>
    <w:rsid w:val="00F834DD"/>
    <w:rsid w:val="00F857A6"/>
    <w:rsid w:val="00F85D56"/>
    <w:rsid w:val="00F9060B"/>
    <w:rsid w:val="00F909E6"/>
    <w:rsid w:val="00F90BE2"/>
    <w:rsid w:val="00F910EC"/>
    <w:rsid w:val="00F91257"/>
    <w:rsid w:val="00F912CF"/>
    <w:rsid w:val="00F92FA0"/>
    <w:rsid w:val="00F9305E"/>
    <w:rsid w:val="00F9358F"/>
    <w:rsid w:val="00F94B62"/>
    <w:rsid w:val="00F9733A"/>
    <w:rsid w:val="00F9735C"/>
    <w:rsid w:val="00FA1AB9"/>
    <w:rsid w:val="00FA2345"/>
    <w:rsid w:val="00FA4F9C"/>
    <w:rsid w:val="00FA710E"/>
    <w:rsid w:val="00FA7DED"/>
    <w:rsid w:val="00FB0E58"/>
    <w:rsid w:val="00FB10CB"/>
    <w:rsid w:val="00FB27F6"/>
    <w:rsid w:val="00FB2E67"/>
    <w:rsid w:val="00FB4AA7"/>
    <w:rsid w:val="00FB5AC0"/>
    <w:rsid w:val="00FB6254"/>
    <w:rsid w:val="00FB7EAD"/>
    <w:rsid w:val="00FC1400"/>
    <w:rsid w:val="00FC149F"/>
    <w:rsid w:val="00FC1B1D"/>
    <w:rsid w:val="00FC3D04"/>
    <w:rsid w:val="00FC3FB8"/>
    <w:rsid w:val="00FC4EE9"/>
    <w:rsid w:val="00FC53BA"/>
    <w:rsid w:val="00FC558F"/>
    <w:rsid w:val="00FC6FA1"/>
    <w:rsid w:val="00FD0A58"/>
    <w:rsid w:val="00FD1057"/>
    <w:rsid w:val="00FD1905"/>
    <w:rsid w:val="00FD1DE0"/>
    <w:rsid w:val="00FD1EF1"/>
    <w:rsid w:val="00FD29B8"/>
    <w:rsid w:val="00FD32FA"/>
    <w:rsid w:val="00FD5C10"/>
    <w:rsid w:val="00FD74AE"/>
    <w:rsid w:val="00FD77E6"/>
    <w:rsid w:val="00FD7E18"/>
    <w:rsid w:val="00FE246A"/>
    <w:rsid w:val="00FE3599"/>
    <w:rsid w:val="00FE3C01"/>
    <w:rsid w:val="00FE4163"/>
    <w:rsid w:val="00FE5CC5"/>
    <w:rsid w:val="00FE6177"/>
    <w:rsid w:val="00FE69E9"/>
    <w:rsid w:val="00FE6D08"/>
    <w:rsid w:val="00FE7D99"/>
    <w:rsid w:val="00FF0F15"/>
    <w:rsid w:val="00FF577F"/>
    <w:rsid w:val="015B490C"/>
    <w:rsid w:val="0233582C"/>
    <w:rsid w:val="0261BAA6"/>
    <w:rsid w:val="0280A864"/>
    <w:rsid w:val="02EB3B3C"/>
    <w:rsid w:val="02F8FE73"/>
    <w:rsid w:val="031CDB80"/>
    <w:rsid w:val="033E3495"/>
    <w:rsid w:val="034B9420"/>
    <w:rsid w:val="036343F1"/>
    <w:rsid w:val="03705BF2"/>
    <w:rsid w:val="03E32CC7"/>
    <w:rsid w:val="040FCAFF"/>
    <w:rsid w:val="043BBD31"/>
    <w:rsid w:val="04BCD2DF"/>
    <w:rsid w:val="05226B22"/>
    <w:rsid w:val="0574C145"/>
    <w:rsid w:val="05868F61"/>
    <w:rsid w:val="058706B4"/>
    <w:rsid w:val="058DCA02"/>
    <w:rsid w:val="05DD3CDE"/>
    <w:rsid w:val="060DBA1C"/>
    <w:rsid w:val="0610530A"/>
    <w:rsid w:val="0675357B"/>
    <w:rsid w:val="06AC8042"/>
    <w:rsid w:val="06E02837"/>
    <w:rsid w:val="06F023FE"/>
    <w:rsid w:val="073ACE2B"/>
    <w:rsid w:val="074EDE1D"/>
    <w:rsid w:val="07561388"/>
    <w:rsid w:val="075E1421"/>
    <w:rsid w:val="07CCAABE"/>
    <w:rsid w:val="0811B99C"/>
    <w:rsid w:val="0839B983"/>
    <w:rsid w:val="08C68250"/>
    <w:rsid w:val="090DA919"/>
    <w:rsid w:val="091EB355"/>
    <w:rsid w:val="097BE2B2"/>
    <w:rsid w:val="0A6D0524"/>
    <w:rsid w:val="0B3C088C"/>
    <w:rsid w:val="0B622109"/>
    <w:rsid w:val="0C69DC53"/>
    <w:rsid w:val="0C6E8AD6"/>
    <w:rsid w:val="0C8C4B7C"/>
    <w:rsid w:val="0C97E999"/>
    <w:rsid w:val="0CD12595"/>
    <w:rsid w:val="0D290C44"/>
    <w:rsid w:val="0DB3B36E"/>
    <w:rsid w:val="0DEBCB09"/>
    <w:rsid w:val="0DFB54E1"/>
    <w:rsid w:val="0E3CB48A"/>
    <w:rsid w:val="0E6B405B"/>
    <w:rsid w:val="0E70B80E"/>
    <w:rsid w:val="0EF71066"/>
    <w:rsid w:val="0F064E10"/>
    <w:rsid w:val="0F4B633A"/>
    <w:rsid w:val="0F91AC88"/>
    <w:rsid w:val="0FA72246"/>
    <w:rsid w:val="10ABBDEB"/>
    <w:rsid w:val="11556365"/>
    <w:rsid w:val="11AA9B1D"/>
    <w:rsid w:val="11AC93F4"/>
    <w:rsid w:val="11C82ADE"/>
    <w:rsid w:val="11DF4651"/>
    <w:rsid w:val="11FB68E7"/>
    <w:rsid w:val="12A9AEDB"/>
    <w:rsid w:val="12D08205"/>
    <w:rsid w:val="133EE2B3"/>
    <w:rsid w:val="13B6E8FF"/>
    <w:rsid w:val="13C52BD4"/>
    <w:rsid w:val="13F443DB"/>
    <w:rsid w:val="1414EFEE"/>
    <w:rsid w:val="143DA887"/>
    <w:rsid w:val="146DBE0E"/>
    <w:rsid w:val="1490105F"/>
    <w:rsid w:val="14BF0FCF"/>
    <w:rsid w:val="14C50AAA"/>
    <w:rsid w:val="14CBF784"/>
    <w:rsid w:val="15012A02"/>
    <w:rsid w:val="15E1B736"/>
    <w:rsid w:val="169FE7CE"/>
    <w:rsid w:val="16A1E3CF"/>
    <w:rsid w:val="16C4E451"/>
    <w:rsid w:val="16CA2AB6"/>
    <w:rsid w:val="170D5A9F"/>
    <w:rsid w:val="17B92DEE"/>
    <w:rsid w:val="1825A55E"/>
    <w:rsid w:val="183142E0"/>
    <w:rsid w:val="18B2F6C1"/>
    <w:rsid w:val="1916BF59"/>
    <w:rsid w:val="193423CF"/>
    <w:rsid w:val="19381827"/>
    <w:rsid w:val="193EB253"/>
    <w:rsid w:val="1946FC0C"/>
    <w:rsid w:val="195C14FC"/>
    <w:rsid w:val="19741029"/>
    <w:rsid w:val="1A25D4DF"/>
    <w:rsid w:val="1A343D45"/>
    <w:rsid w:val="1A4E177A"/>
    <w:rsid w:val="1A78B817"/>
    <w:rsid w:val="1AA2F805"/>
    <w:rsid w:val="1ABB795F"/>
    <w:rsid w:val="1AE8A699"/>
    <w:rsid w:val="1B0B8DB5"/>
    <w:rsid w:val="1B2A9356"/>
    <w:rsid w:val="1BAAE384"/>
    <w:rsid w:val="1BE85444"/>
    <w:rsid w:val="1C9930B6"/>
    <w:rsid w:val="1D0BC787"/>
    <w:rsid w:val="1DD784BE"/>
    <w:rsid w:val="1E5AC427"/>
    <w:rsid w:val="1E6C6354"/>
    <w:rsid w:val="1E8039C5"/>
    <w:rsid w:val="1EA894B2"/>
    <w:rsid w:val="1ECEC906"/>
    <w:rsid w:val="1F4E8161"/>
    <w:rsid w:val="1F671704"/>
    <w:rsid w:val="1F75BD42"/>
    <w:rsid w:val="1FAD136A"/>
    <w:rsid w:val="1FBC97EF"/>
    <w:rsid w:val="20C73C30"/>
    <w:rsid w:val="20E6AFE1"/>
    <w:rsid w:val="214AF843"/>
    <w:rsid w:val="2172F565"/>
    <w:rsid w:val="2189331C"/>
    <w:rsid w:val="21A0CABD"/>
    <w:rsid w:val="21A6D933"/>
    <w:rsid w:val="21B1CB99"/>
    <w:rsid w:val="21D3C117"/>
    <w:rsid w:val="22163A7E"/>
    <w:rsid w:val="22A7CE68"/>
    <w:rsid w:val="22CC7F91"/>
    <w:rsid w:val="22ED8207"/>
    <w:rsid w:val="236B6898"/>
    <w:rsid w:val="23CBF84D"/>
    <w:rsid w:val="23D2CC78"/>
    <w:rsid w:val="23E347D3"/>
    <w:rsid w:val="241BC73D"/>
    <w:rsid w:val="2460CB18"/>
    <w:rsid w:val="247590AC"/>
    <w:rsid w:val="24776BF9"/>
    <w:rsid w:val="24DDD01D"/>
    <w:rsid w:val="255A8705"/>
    <w:rsid w:val="2620DB92"/>
    <w:rsid w:val="26478811"/>
    <w:rsid w:val="2651A32E"/>
    <w:rsid w:val="26AC06FD"/>
    <w:rsid w:val="26EF7678"/>
    <w:rsid w:val="27076590"/>
    <w:rsid w:val="272DA60F"/>
    <w:rsid w:val="275CEFEE"/>
    <w:rsid w:val="275F3511"/>
    <w:rsid w:val="27CF111C"/>
    <w:rsid w:val="27FC089D"/>
    <w:rsid w:val="281ABDB5"/>
    <w:rsid w:val="28996615"/>
    <w:rsid w:val="29072B98"/>
    <w:rsid w:val="295D2AB5"/>
    <w:rsid w:val="2A74B13A"/>
    <w:rsid w:val="2ACF3F49"/>
    <w:rsid w:val="2B2F4BD4"/>
    <w:rsid w:val="2B6BDB1B"/>
    <w:rsid w:val="2BCBB4BA"/>
    <w:rsid w:val="2BEFEE49"/>
    <w:rsid w:val="2C105EF7"/>
    <w:rsid w:val="2C50F246"/>
    <w:rsid w:val="2CF3A7B9"/>
    <w:rsid w:val="2D0487D4"/>
    <w:rsid w:val="2D0B7B8E"/>
    <w:rsid w:val="2D0BAE08"/>
    <w:rsid w:val="2D3D263D"/>
    <w:rsid w:val="2D952845"/>
    <w:rsid w:val="2DA35C48"/>
    <w:rsid w:val="2DC594FE"/>
    <w:rsid w:val="2DF1F1AD"/>
    <w:rsid w:val="2DFAE198"/>
    <w:rsid w:val="2DFC63CA"/>
    <w:rsid w:val="2E15BC55"/>
    <w:rsid w:val="2E79F0C7"/>
    <w:rsid w:val="2E9E61F4"/>
    <w:rsid w:val="2EA79CEC"/>
    <w:rsid w:val="2EC1A2B2"/>
    <w:rsid w:val="2F0A4909"/>
    <w:rsid w:val="2F35B429"/>
    <w:rsid w:val="2F89820C"/>
    <w:rsid w:val="2FAC04AD"/>
    <w:rsid w:val="2FC5EE30"/>
    <w:rsid w:val="30590299"/>
    <w:rsid w:val="30B4FB3F"/>
    <w:rsid w:val="30DD20F0"/>
    <w:rsid w:val="3157E3B8"/>
    <w:rsid w:val="31C43F22"/>
    <w:rsid w:val="31C7B88E"/>
    <w:rsid w:val="31DCD6CF"/>
    <w:rsid w:val="320867A4"/>
    <w:rsid w:val="3212BF05"/>
    <w:rsid w:val="3222D42A"/>
    <w:rsid w:val="328051F7"/>
    <w:rsid w:val="32A1D1BA"/>
    <w:rsid w:val="33AED4DC"/>
    <w:rsid w:val="33D7E434"/>
    <w:rsid w:val="33F43352"/>
    <w:rsid w:val="3426F3F3"/>
    <w:rsid w:val="3484C526"/>
    <w:rsid w:val="35809C89"/>
    <w:rsid w:val="36B7DB96"/>
    <w:rsid w:val="372700B8"/>
    <w:rsid w:val="374AABD2"/>
    <w:rsid w:val="37B4251F"/>
    <w:rsid w:val="37DE836E"/>
    <w:rsid w:val="37E067A9"/>
    <w:rsid w:val="3834ABE4"/>
    <w:rsid w:val="388F1069"/>
    <w:rsid w:val="38D40DD1"/>
    <w:rsid w:val="39021257"/>
    <w:rsid w:val="39180D3C"/>
    <w:rsid w:val="3957F15C"/>
    <w:rsid w:val="396AE503"/>
    <w:rsid w:val="39830C9A"/>
    <w:rsid w:val="39B5D2E4"/>
    <w:rsid w:val="39B7C87D"/>
    <w:rsid w:val="3A11D7C1"/>
    <w:rsid w:val="3A1864F1"/>
    <w:rsid w:val="3A5C6D01"/>
    <w:rsid w:val="3B01BD36"/>
    <w:rsid w:val="3B201C31"/>
    <w:rsid w:val="3B6C0F22"/>
    <w:rsid w:val="3B88683D"/>
    <w:rsid w:val="3BBF3957"/>
    <w:rsid w:val="3C0E9715"/>
    <w:rsid w:val="3C928155"/>
    <w:rsid w:val="3CA7D376"/>
    <w:rsid w:val="3D35664F"/>
    <w:rsid w:val="3D673C1B"/>
    <w:rsid w:val="3DC3320A"/>
    <w:rsid w:val="3EA19DDD"/>
    <w:rsid w:val="3EFDD403"/>
    <w:rsid w:val="3F753FA0"/>
    <w:rsid w:val="3FCBBCD9"/>
    <w:rsid w:val="3FD57AE9"/>
    <w:rsid w:val="401FC5A8"/>
    <w:rsid w:val="40956F00"/>
    <w:rsid w:val="409DA732"/>
    <w:rsid w:val="40B5B85C"/>
    <w:rsid w:val="40B7E443"/>
    <w:rsid w:val="410FCCCA"/>
    <w:rsid w:val="41601364"/>
    <w:rsid w:val="419E3373"/>
    <w:rsid w:val="41E5D374"/>
    <w:rsid w:val="41EFE51D"/>
    <w:rsid w:val="420F7BEC"/>
    <w:rsid w:val="4229C6C4"/>
    <w:rsid w:val="4275B00D"/>
    <w:rsid w:val="4347C4BE"/>
    <w:rsid w:val="434F248A"/>
    <w:rsid w:val="43C28945"/>
    <w:rsid w:val="43DE6272"/>
    <w:rsid w:val="445380C1"/>
    <w:rsid w:val="4495143B"/>
    <w:rsid w:val="45040176"/>
    <w:rsid w:val="452BC803"/>
    <w:rsid w:val="459D61E8"/>
    <w:rsid w:val="45D0505D"/>
    <w:rsid w:val="466330E6"/>
    <w:rsid w:val="469466DD"/>
    <w:rsid w:val="469E22D7"/>
    <w:rsid w:val="469E7419"/>
    <w:rsid w:val="4701C401"/>
    <w:rsid w:val="47261E3C"/>
    <w:rsid w:val="4761C071"/>
    <w:rsid w:val="476B2B7A"/>
    <w:rsid w:val="478A10A0"/>
    <w:rsid w:val="47E670B2"/>
    <w:rsid w:val="4900E956"/>
    <w:rsid w:val="4937A5DE"/>
    <w:rsid w:val="493EEC95"/>
    <w:rsid w:val="49714787"/>
    <w:rsid w:val="4992972B"/>
    <w:rsid w:val="49B664F0"/>
    <w:rsid w:val="49FB08E3"/>
    <w:rsid w:val="49FF3814"/>
    <w:rsid w:val="4A3CE4A5"/>
    <w:rsid w:val="4A56AB35"/>
    <w:rsid w:val="4ADDA5CE"/>
    <w:rsid w:val="4BDC25D6"/>
    <w:rsid w:val="4C4A9E6F"/>
    <w:rsid w:val="4CA745B3"/>
    <w:rsid w:val="4CEF7359"/>
    <w:rsid w:val="4D048C07"/>
    <w:rsid w:val="4D8670D1"/>
    <w:rsid w:val="4DC55687"/>
    <w:rsid w:val="4E2469CF"/>
    <w:rsid w:val="4E7EF06F"/>
    <w:rsid w:val="4EEA10A7"/>
    <w:rsid w:val="4EF14798"/>
    <w:rsid w:val="4F2EAD84"/>
    <w:rsid w:val="4F606E7B"/>
    <w:rsid w:val="5015337F"/>
    <w:rsid w:val="502757D9"/>
    <w:rsid w:val="508CC207"/>
    <w:rsid w:val="509B58B2"/>
    <w:rsid w:val="50AD63B3"/>
    <w:rsid w:val="512CBB67"/>
    <w:rsid w:val="5137D0C4"/>
    <w:rsid w:val="5190B61C"/>
    <w:rsid w:val="525B596F"/>
    <w:rsid w:val="526B2669"/>
    <w:rsid w:val="526D2341"/>
    <w:rsid w:val="527E8997"/>
    <w:rsid w:val="5291AFF4"/>
    <w:rsid w:val="53181102"/>
    <w:rsid w:val="5336CC09"/>
    <w:rsid w:val="536BE5E3"/>
    <w:rsid w:val="53827E0D"/>
    <w:rsid w:val="53875B5F"/>
    <w:rsid w:val="53EE81A3"/>
    <w:rsid w:val="5409D555"/>
    <w:rsid w:val="540B04ED"/>
    <w:rsid w:val="544C264C"/>
    <w:rsid w:val="5493B4A2"/>
    <w:rsid w:val="549C1E64"/>
    <w:rsid w:val="556292C6"/>
    <w:rsid w:val="55653ABC"/>
    <w:rsid w:val="55890196"/>
    <w:rsid w:val="55C1165E"/>
    <w:rsid w:val="55EE143B"/>
    <w:rsid w:val="56225530"/>
    <w:rsid w:val="56468B68"/>
    <w:rsid w:val="5650A3F5"/>
    <w:rsid w:val="5655E8D1"/>
    <w:rsid w:val="5677E6B8"/>
    <w:rsid w:val="568C3C5F"/>
    <w:rsid w:val="569A3F0D"/>
    <w:rsid w:val="577041B3"/>
    <w:rsid w:val="5778A178"/>
    <w:rsid w:val="57CA3E3B"/>
    <w:rsid w:val="57D5AF5B"/>
    <w:rsid w:val="57DE9498"/>
    <w:rsid w:val="58FAA82E"/>
    <w:rsid w:val="59387EA8"/>
    <w:rsid w:val="595451A9"/>
    <w:rsid w:val="59722DFA"/>
    <w:rsid w:val="5985400E"/>
    <w:rsid w:val="599539A7"/>
    <w:rsid w:val="5A72FA11"/>
    <w:rsid w:val="5AB1C1D9"/>
    <w:rsid w:val="5AEE4D4F"/>
    <w:rsid w:val="5B11502F"/>
    <w:rsid w:val="5B23FD16"/>
    <w:rsid w:val="5B49819C"/>
    <w:rsid w:val="5B6A459C"/>
    <w:rsid w:val="5BAB3BD4"/>
    <w:rsid w:val="5BB4847F"/>
    <w:rsid w:val="5BD64987"/>
    <w:rsid w:val="5C7AE930"/>
    <w:rsid w:val="5C91ECDC"/>
    <w:rsid w:val="5CC0D5ED"/>
    <w:rsid w:val="5CFF3B32"/>
    <w:rsid w:val="5E1662D0"/>
    <w:rsid w:val="5E23C47A"/>
    <w:rsid w:val="5E2E3784"/>
    <w:rsid w:val="5E66AC43"/>
    <w:rsid w:val="5EC5F973"/>
    <w:rsid w:val="5F0AC50A"/>
    <w:rsid w:val="5FC1BBCC"/>
    <w:rsid w:val="5FDFFC5E"/>
    <w:rsid w:val="5FFE344F"/>
    <w:rsid w:val="6030BD7A"/>
    <w:rsid w:val="606C9ABA"/>
    <w:rsid w:val="6078DEE5"/>
    <w:rsid w:val="60817E97"/>
    <w:rsid w:val="61765AFB"/>
    <w:rsid w:val="61909DD3"/>
    <w:rsid w:val="619F12EA"/>
    <w:rsid w:val="61B4F62D"/>
    <w:rsid w:val="61BDEBC4"/>
    <w:rsid w:val="62394CC9"/>
    <w:rsid w:val="62BF9071"/>
    <w:rsid w:val="63221AFA"/>
    <w:rsid w:val="6343B98D"/>
    <w:rsid w:val="6384BCAF"/>
    <w:rsid w:val="639C715B"/>
    <w:rsid w:val="63D0827D"/>
    <w:rsid w:val="63ED9C81"/>
    <w:rsid w:val="6433FCDF"/>
    <w:rsid w:val="64D6A28B"/>
    <w:rsid w:val="652A16CF"/>
    <w:rsid w:val="658F6A38"/>
    <w:rsid w:val="65ADD27E"/>
    <w:rsid w:val="65B381A3"/>
    <w:rsid w:val="65EA2E2A"/>
    <w:rsid w:val="65EA8A59"/>
    <w:rsid w:val="662F57EA"/>
    <w:rsid w:val="663EBC8C"/>
    <w:rsid w:val="665C556C"/>
    <w:rsid w:val="668F9C60"/>
    <w:rsid w:val="66D0548C"/>
    <w:rsid w:val="6734CF4B"/>
    <w:rsid w:val="6776562F"/>
    <w:rsid w:val="6793AD8D"/>
    <w:rsid w:val="67D65FB5"/>
    <w:rsid w:val="68051CCE"/>
    <w:rsid w:val="681CDCFC"/>
    <w:rsid w:val="681D8589"/>
    <w:rsid w:val="6901E8F4"/>
    <w:rsid w:val="6946003A"/>
    <w:rsid w:val="69C5E146"/>
    <w:rsid w:val="6A16A4C0"/>
    <w:rsid w:val="6A16D770"/>
    <w:rsid w:val="6A274380"/>
    <w:rsid w:val="6AA85D80"/>
    <w:rsid w:val="6AD6B8D8"/>
    <w:rsid w:val="6AF2D0D7"/>
    <w:rsid w:val="6B0B7FE1"/>
    <w:rsid w:val="6B38A0AD"/>
    <w:rsid w:val="6B46C587"/>
    <w:rsid w:val="6B4C9A89"/>
    <w:rsid w:val="6B517755"/>
    <w:rsid w:val="6BA3A6BD"/>
    <w:rsid w:val="6BA94074"/>
    <w:rsid w:val="6BAEE3A7"/>
    <w:rsid w:val="6BE0F26F"/>
    <w:rsid w:val="6C776844"/>
    <w:rsid w:val="6DA28078"/>
    <w:rsid w:val="6DCCAE36"/>
    <w:rsid w:val="6EC018E3"/>
    <w:rsid w:val="6EE2E4A8"/>
    <w:rsid w:val="6F17CDC2"/>
    <w:rsid w:val="6F3971AF"/>
    <w:rsid w:val="6FBC62F0"/>
    <w:rsid w:val="6FC3C8EB"/>
    <w:rsid w:val="6FC90306"/>
    <w:rsid w:val="6FDE5B5A"/>
    <w:rsid w:val="70478C48"/>
    <w:rsid w:val="70617B05"/>
    <w:rsid w:val="706AF824"/>
    <w:rsid w:val="70A10523"/>
    <w:rsid w:val="70F94FE2"/>
    <w:rsid w:val="71044294"/>
    <w:rsid w:val="7166CC12"/>
    <w:rsid w:val="71B76627"/>
    <w:rsid w:val="71B91A00"/>
    <w:rsid w:val="72197400"/>
    <w:rsid w:val="7220D695"/>
    <w:rsid w:val="7229E4D7"/>
    <w:rsid w:val="722F2DB5"/>
    <w:rsid w:val="7237CBF1"/>
    <w:rsid w:val="72BA4C4D"/>
    <w:rsid w:val="72DECF95"/>
    <w:rsid w:val="72FA1D19"/>
    <w:rsid w:val="739F4C28"/>
    <w:rsid w:val="740CDA17"/>
    <w:rsid w:val="74200C68"/>
    <w:rsid w:val="746528EC"/>
    <w:rsid w:val="74EB3DA3"/>
    <w:rsid w:val="75CC2227"/>
    <w:rsid w:val="764DB488"/>
    <w:rsid w:val="768A5C9A"/>
    <w:rsid w:val="7695B4FA"/>
    <w:rsid w:val="76BDFBEA"/>
    <w:rsid w:val="76D2CAF1"/>
    <w:rsid w:val="76E9EAFC"/>
    <w:rsid w:val="76F473EE"/>
    <w:rsid w:val="77142D2F"/>
    <w:rsid w:val="771470F8"/>
    <w:rsid w:val="7737EED5"/>
    <w:rsid w:val="77B6FD26"/>
    <w:rsid w:val="77F9CA01"/>
    <w:rsid w:val="77FF83D5"/>
    <w:rsid w:val="78B4A8CD"/>
    <w:rsid w:val="793A975F"/>
    <w:rsid w:val="798BF716"/>
    <w:rsid w:val="79905C03"/>
    <w:rsid w:val="79E4927D"/>
    <w:rsid w:val="7AD4515D"/>
    <w:rsid w:val="7ADA7904"/>
    <w:rsid w:val="7AE248AA"/>
    <w:rsid w:val="7B2E23BD"/>
    <w:rsid w:val="7B31D719"/>
    <w:rsid w:val="7B3E6451"/>
    <w:rsid w:val="7B92815C"/>
    <w:rsid w:val="7BBBA432"/>
    <w:rsid w:val="7C0D67F3"/>
    <w:rsid w:val="7C40B4A1"/>
    <w:rsid w:val="7CA1F06C"/>
    <w:rsid w:val="7D183B78"/>
    <w:rsid w:val="7D596498"/>
    <w:rsid w:val="7DA2D7F9"/>
    <w:rsid w:val="7DD8BF35"/>
    <w:rsid w:val="7EAE3641"/>
    <w:rsid w:val="7F47719D"/>
    <w:rsid w:val="7F81B41F"/>
    <w:rsid w:val="7FA0DB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A307D"/>
  <w15:chartTrackingRefBased/>
  <w15:docId w15:val="{8B4F6D61-B62F-4637-B342-DB439CBCB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6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6D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B03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D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D6D2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D6D23"/>
    <w:pPr>
      <w:ind w:left="720"/>
      <w:contextualSpacing/>
    </w:pPr>
  </w:style>
  <w:style w:type="paragraph" w:styleId="NormalWeb">
    <w:name w:val="Normal (Web)"/>
    <w:basedOn w:val="Normal"/>
    <w:uiPriority w:val="99"/>
    <w:unhideWhenUsed/>
    <w:rsid w:val="0070112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11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74ABF"/>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1E18A2"/>
  </w:style>
  <w:style w:type="character" w:styleId="PlaceholderText">
    <w:name w:val="Placeholder Text"/>
    <w:basedOn w:val="DefaultParagraphFont"/>
    <w:uiPriority w:val="99"/>
    <w:semiHidden/>
    <w:rsid w:val="00075C8C"/>
    <w:rPr>
      <w:color w:val="808080"/>
    </w:rPr>
  </w:style>
  <w:style w:type="paragraph" w:styleId="Title">
    <w:name w:val="Title"/>
    <w:basedOn w:val="Normal"/>
    <w:next w:val="Normal"/>
    <w:link w:val="TitleChar"/>
    <w:uiPriority w:val="10"/>
    <w:qFormat/>
    <w:rsid w:val="00725E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5ECB"/>
    <w:rPr>
      <w:rFonts w:asciiTheme="majorHAnsi" w:eastAsiaTheme="majorEastAsia" w:hAnsiTheme="majorHAnsi" w:cstheme="majorBidi"/>
      <w:spacing w:val="-10"/>
      <w:kern w:val="28"/>
      <w:sz w:val="56"/>
      <w:szCs w:val="56"/>
    </w:rPr>
  </w:style>
  <w:style w:type="paragraph" w:styleId="Revision">
    <w:name w:val="Revision"/>
    <w:hidden/>
    <w:uiPriority w:val="99"/>
    <w:semiHidden/>
    <w:rsid w:val="00D109C9"/>
    <w:pPr>
      <w:spacing w:after="0" w:line="240" w:lineRule="auto"/>
    </w:pPr>
  </w:style>
  <w:style w:type="character" w:styleId="CommentReference">
    <w:name w:val="annotation reference"/>
    <w:basedOn w:val="DefaultParagraphFont"/>
    <w:uiPriority w:val="99"/>
    <w:semiHidden/>
    <w:unhideWhenUsed/>
    <w:rsid w:val="00D109C9"/>
    <w:rPr>
      <w:sz w:val="16"/>
      <w:szCs w:val="16"/>
    </w:rPr>
  </w:style>
  <w:style w:type="paragraph" w:styleId="CommentText">
    <w:name w:val="annotation text"/>
    <w:basedOn w:val="Normal"/>
    <w:link w:val="CommentTextChar"/>
    <w:uiPriority w:val="99"/>
    <w:unhideWhenUsed/>
    <w:rsid w:val="00D109C9"/>
    <w:pPr>
      <w:spacing w:line="240" w:lineRule="auto"/>
    </w:pPr>
    <w:rPr>
      <w:sz w:val="20"/>
      <w:szCs w:val="20"/>
    </w:rPr>
  </w:style>
  <w:style w:type="character" w:customStyle="1" w:styleId="CommentTextChar">
    <w:name w:val="Comment Text Char"/>
    <w:basedOn w:val="DefaultParagraphFont"/>
    <w:link w:val="CommentText"/>
    <w:uiPriority w:val="99"/>
    <w:rsid w:val="00D109C9"/>
    <w:rPr>
      <w:sz w:val="20"/>
      <w:szCs w:val="20"/>
    </w:rPr>
  </w:style>
  <w:style w:type="paragraph" w:styleId="CommentSubject">
    <w:name w:val="annotation subject"/>
    <w:basedOn w:val="CommentText"/>
    <w:next w:val="CommentText"/>
    <w:link w:val="CommentSubjectChar"/>
    <w:uiPriority w:val="99"/>
    <w:semiHidden/>
    <w:unhideWhenUsed/>
    <w:rsid w:val="00D109C9"/>
    <w:rPr>
      <w:b/>
      <w:bCs/>
    </w:rPr>
  </w:style>
  <w:style w:type="character" w:customStyle="1" w:styleId="CommentSubjectChar">
    <w:name w:val="Comment Subject Char"/>
    <w:basedOn w:val="CommentTextChar"/>
    <w:link w:val="CommentSubject"/>
    <w:uiPriority w:val="99"/>
    <w:semiHidden/>
    <w:rsid w:val="00D109C9"/>
    <w:rPr>
      <w:b/>
      <w:bCs/>
      <w:sz w:val="20"/>
      <w:szCs w:val="20"/>
    </w:rPr>
  </w:style>
  <w:style w:type="character" w:styleId="Hyperlink">
    <w:name w:val="Hyperlink"/>
    <w:basedOn w:val="DefaultParagraphFont"/>
    <w:uiPriority w:val="99"/>
    <w:unhideWhenUsed/>
    <w:rsid w:val="00582421"/>
    <w:rPr>
      <w:color w:val="0000FF"/>
      <w:u w:val="single"/>
    </w:rPr>
  </w:style>
  <w:style w:type="character" w:customStyle="1" w:styleId="UnresolvedMention1">
    <w:name w:val="Unresolved Mention1"/>
    <w:basedOn w:val="DefaultParagraphFont"/>
    <w:uiPriority w:val="99"/>
    <w:semiHidden/>
    <w:unhideWhenUsed/>
    <w:rsid w:val="00DC5D29"/>
    <w:rPr>
      <w:color w:val="605E5C"/>
      <w:shd w:val="clear" w:color="auto" w:fill="E1DFDD"/>
    </w:rPr>
  </w:style>
  <w:style w:type="paragraph" w:styleId="Bibliography">
    <w:name w:val="Bibliography"/>
    <w:basedOn w:val="Normal"/>
    <w:next w:val="Normal"/>
    <w:uiPriority w:val="37"/>
    <w:unhideWhenUsed/>
    <w:rsid w:val="00417922"/>
  </w:style>
  <w:style w:type="character" w:customStyle="1" w:styleId="normaltextrun">
    <w:name w:val="normaltextrun"/>
    <w:basedOn w:val="DefaultParagraphFont"/>
    <w:rsid w:val="002E7B26"/>
  </w:style>
  <w:style w:type="character" w:customStyle="1" w:styleId="eop">
    <w:name w:val="eop"/>
    <w:basedOn w:val="DefaultParagraphFont"/>
    <w:rsid w:val="002E7B26"/>
  </w:style>
  <w:style w:type="paragraph" w:styleId="Header">
    <w:name w:val="header"/>
    <w:basedOn w:val="Normal"/>
    <w:link w:val="HeaderChar"/>
    <w:uiPriority w:val="99"/>
    <w:unhideWhenUsed/>
    <w:rsid w:val="008E75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55E"/>
  </w:style>
  <w:style w:type="paragraph" w:styleId="Footer">
    <w:name w:val="footer"/>
    <w:basedOn w:val="Normal"/>
    <w:link w:val="FooterChar"/>
    <w:uiPriority w:val="99"/>
    <w:unhideWhenUsed/>
    <w:rsid w:val="008E75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55E"/>
  </w:style>
  <w:style w:type="character" w:customStyle="1" w:styleId="Heading3Char">
    <w:name w:val="Heading 3 Char"/>
    <w:basedOn w:val="DefaultParagraphFont"/>
    <w:link w:val="Heading3"/>
    <w:uiPriority w:val="9"/>
    <w:semiHidden/>
    <w:rsid w:val="00CB03C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B03C9"/>
    <w:rPr>
      <w:b/>
      <w:bCs/>
    </w:rPr>
  </w:style>
  <w:style w:type="paragraph" w:styleId="BalloonText">
    <w:name w:val="Balloon Text"/>
    <w:basedOn w:val="Normal"/>
    <w:link w:val="BalloonTextChar"/>
    <w:uiPriority w:val="99"/>
    <w:semiHidden/>
    <w:unhideWhenUsed/>
    <w:rsid w:val="00033D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3DEB"/>
    <w:rPr>
      <w:rFonts w:ascii="Segoe UI" w:hAnsi="Segoe UI" w:cs="Segoe UI"/>
      <w:sz w:val="18"/>
      <w:szCs w:val="18"/>
    </w:rPr>
  </w:style>
  <w:style w:type="character" w:styleId="Emphasis">
    <w:name w:val="Emphasis"/>
    <w:basedOn w:val="DefaultParagraphFont"/>
    <w:uiPriority w:val="20"/>
    <w:qFormat/>
    <w:rsid w:val="00741F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101275">
      <w:bodyDiv w:val="1"/>
      <w:marLeft w:val="0"/>
      <w:marRight w:val="0"/>
      <w:marTop w:val="0"/>
      <w:marBottom w:val="0"/>
      <w:divBdr>
        <w:top w:val="none" w:sz="0" w:space="0" w:color="auto"/>
        <w:left w:val="none" w:sz="0" w:space="0" w:color="auto"/>
        <w:bottom w:val="none" w:sz="0" w:space="0" w:color="auto"/>
        <w:right w:val="none" w:sz="0" w:space="0" w:color="auto"/>
      </w:divBdr>
    </w:div>
    <w:div w:id="231623843">
      <w:bodyDiv w:val="1"/>
      <w:marLeft w:val="0"/>
      <w:marRight w:val="0"/>
      <w:marTop w:val="0"/>
      <w:marBottom w:val="0"/>
      <w:divBdr>
        <w:top w:val="none" w:sz="0" w:space="0" w:color="auto"/>
        <w:left w:val="none" w:sz="0" w:space="0" w:color="auto"/>
        <w:bottom w:val="none" w:sz="0" w:space="0" w:color="auto"/>
        <w:right w:val="none" w:sz="0" w:space="0" w:color="auto"/>
      </w:divBdr>
    </w:div>
    <w:div w:id="266543406">
      <w:bodyDiv w:val="1"/>
      <w:marLeft w:val="0"/>
      <w:marRight w:val="0"/>
      <w:marTop w:val="0"/>
      <w:marBottom w:val="0"/>
      <w:divBdr>
        <w:top w:val="none" w:sz="0" w:space="0" w:color="auto"/>
        <w:left w:val="none" w:sz="0" w:space="0" w:color="auto"/>
        <w:bottom w:val="none" w:sz="0" w:space="0" w:color="auto"/>
        <w:right w:val="none" w:sz="0" w:space="0" w:color="auto"/>
      </w:divBdr>
    </w:div>
    <w:div w:id="338309823">
      <w:bodyDiv w:val="1"/>
      <w:marLeft w:val="0"/>
      <w:marRight w:val="0"/>
      <w:marTop w:val="0"/>
      <w:marBottom w:val="0"/>
      <w:divBdr>
        <w:top w:val="none" w:sz="0" w:space="0" w:color="auto"/>
        <w:left w:val="none" w:sz="0" w:space="0" w:color="auto"/>
        <w:bottom w:val="none" w:sz="0" w:space="0" w:color="auto"/>
        <w:right w:val="none" w:sz="0" w:space="0" w:color="auto"/>
      </w:divBdr>
    </w:div>
    <w:div w:id="378866516">
      <w:bodyDiv w:val="1"/>
      <w:marLeft w:val="0"/>
      <w:marRight w:val="0"/>
      <w:marTop w:val="0"/>
      <w:marBottom w:val="0"/>
      <w:divBdr>
        <w:top w:val="none" w:sz="0" w:space="0" w:color="auto"/>
        <w:left w:val="none" w:sz="0" w:space="0" w:color="auto"/>
        <w:bottom w:val="none" w:sz="0" w:space="0" w:color="auto"/>
        <w:right w:val="none" w:sz="0" w:space="0" w:color="auto"/>
      </w:divBdr>
    </w:div>
    <w:div w:id="393741596">
      <w:bodyDiv w:val="1"/>
      <w:marLeft w:val="0"/>
      <w:marRight w:val="0"/>
      <w:marTop w:val="0"/>
      <w:marBottom w:val="0"/>
      <w:divBdr>
        <w:top w:val="none" w:sz="0" w:space="0" w:color="auto"/>
        <w:left w:val="none" w:sz="0" w:space="0" w:color="auto"/>
        <w:bottom w:val="none" w:sz="0" w:space="0" w:color="auto"/>
        <w:right w:val="none" w:sz="0" w:space="0" w:color="auto"/>
      </w:divBdr>
    </w:div>
    <w:div w:id="456408696">
      <w:bodyDiv w:val="1"/>
      <w:marLeft w:val="0"/>
      <w:marRight w:val="0"/>
      <w:marTop w:val="0"/>
      <w:marBottom w:val="0"/>
      <w:divBdr>
        <w:top w:val="none" w:sz="0" w:space="0" w:color="auto"/>
        <w:left w:val="none" w:sz="0" w:space="0" w:color="auto"/>
        <w:bottom w:val="none" w:sz="0" w:space="0" w:color="auto"/>
        <w:right w:val="none" w:sz="0" w:space="0" w:color="auto"/>
      </w:divBdr>
    </w:div>
    <w:div w:id="467430191">
      <w:bodyDiv w:val="1"/>
      <w:marLeft w:val="0"/>
      <w:marRight w:val="0"/>
      <w:marTop w:val="0"/>
      <w:marBottom w:val="0"/>
      <w:divBdr>
        <w:top w:val="none" w:sz="0" w:space="0" w:color="auto"/>
        <w:left w:val="none" w:sz="0" w:space="0" w:color="auto"/>
        <w:bottom w:val="none" w:sz="0" w:space="0" w:color="auto"/>
        <w:right w:val="none" w:sz="0" w:space="0" w:color="auto"/>
      </w:divBdr>
    </w:div>
    <w:div w:id="480969056">
      <w:bodyDiv w:val="1"/>
      <w:marLeft w:val="0"/>
      <w:marRight w:val="0"/>
      <w:marTop w:val="0"/>
      <w:marBottom w:val="0"/>
      <w:divBdr>
        <w:top w:val="none" w:sz="0" w:space="0" w:color="auto"/>
        <w:left w:val="none" w:sz="0" w:space="0" w:color="auto"/>
        <w:bottom w:val="none" w:sz="0" w:space="0" w:color="auto"/>
        <w:right w:val="none" w:sz="0" w:space="0" w:color="auto"/>
      </w:divBdr>
    </w:div>
    <w:div w:id="717823005">
      <w:bodyDiv w:val="1"/>
      <w:marLeft w:val="0"/>
      <w:marRight w:val="0"/>
      <w:marTop w:val="0"/>
      <w:marBottom w:val="0"/>
      <w:divBdr>
        <w:top w:val="none" w:sz="0" w:space="0" w:color="auto"/>
        <w:left w:val="none" w:sz="0" w:space="0" w:color="auto"/>
        <w:bottom w:val="none" w:sz="0" w:space="0" w:color="auto"/>
        <w:right w:val="none" w:sz="0" w:space="0" w:color="auto"/>
      </w:divBdr>
    </w:div>
    <w:div w:id="1151017742">
      <w:bodyDiv w:val="1"/>
      <w:marLeft w:val="0"/>
      <w:marRight w:val="0"/>
      <w:marTop w:val="0"/>
      <w:marBottom w:val="0"/>
      <w:divBdr>
        <w:top w:val="none" w:sz="0" w:space="0" w:color="auto"/>
        <w:left w:val="none" w:sz="0" w:space="0" w:color="auto"/>
        <w:bottom w:val="none" w:sz="0" w:space="0" w:color="auto"/>
        <w:right w:val="none" w:sz="0" w:space="0" w:color="auto"/>
      </w:divBdr>
      <w:divsChild>
        <w:div w:id="823937708">
          <w:marLeft w:val="0"/>
          <w:marRight w:val="0"/>
          <w:marTop w:val="0"/>
          <w:marBottom w:val="0"/>
          <w:divBdr>
            <w:top w:val="none" w:sz="0" w:space="0" w:color="auto"/>
            <w:left w:val="none" w:sz="0" w:space="0" w:color="auto"/>
            <w:bottom w:val="none" w:sz="0" w:space="0" w:color="auto"/>
            <w:right w:val="none" w:sz="0" w:space="0" w:color="auto"/>
          </w:divBdr>
          <w:divsChild>
            <w:div w:id="1210461252">
              <w:marLeft w:val="0"/>
              <w:marRight w:val="0"/>
              <w:marTop w:val="0"/>
              <w:marBottom w:val="0"/>
              <w:divBdr>
                <w:top w:val="none" w:sz="0" w:space="0" w:color="auto"/>
                <w:left w:val="none" w:sz="0" w:space="0" w:color="auto"/>
                <w:bottom w:val="none" w:sz="0" w:space="0" w:color="auto"/>
                <w:right w:val="none" w:sz="0" w:space="0" w:color="auto"/>
              </w:divBdr>
              <w:divsChild>
                <w:div w:id="269164108">
                  <w:marLeft w:val="0"/>
                  <w:marRight w:val="0"/>
                  <w:marTop w:val="0"/>
                  <w:marBottom w:val="0"/>
                  <w:divBdr>
                    <w:top w:val="none" w:sz="0" w:space="0" w:color="auto"/>
                    <w:left w:val="none" w:sz="0" w:space="0" w:color="auto"/>
                    <w:bottom w:val="none" w:sz="0" w:space="0" w:color="auto"/>
                    <w:right w:val="none" w:sz="0" w:space="0" w:color="auto"/>
                  </w:divBdr>
                  <w:divsChild>
                    <w:div w:id="1880163939">
                      <w:marLeft w:val="0"/>
                      <w:marRight w:val="0"/>
                      <w:marTop w:val="0"/>
                      <w:marBottom w:val="0"/>
                      <w:divBdr>
                        <w:top w:val="none" w:sz="0" w:space="0" w:color="auto"/>
                        <w:left w:val="none" w:sz="0" w:space="0" w:color="auto"/>
                        <w:bottom w:val="none" w:sz="0" w:space="0" w:color="auto"/>
                        <w:right w:val="none" w:sz="0" w:space="0" w:color="auto"/>
                      </w:divBdr>
                      <w:divsChild>
                        <w:div w:id="1323462306">
                          <w:marLeft w:val="0"/>
                          <w:marRight w:val="0"/>
                          <w:marTop w:val="0"/>
                          <w:marBottom w:val="0"/>
                          <w:divBdr>
                            <w:top w:val="none" w:sz="0" w:space="0" w:color="auto"/>
                            <w:left w:val="none" w:sz="0" w:space="0" w:color="auto"/>
                            <w:bottom w:val="none" w:sz="0" w:space="0" w:color="auto"/>
                            <w:right w:val="none" w:sz="0" w:space="0" w:color="auto"/>
                          </w:divBdr>
                          <w:divsChild>
                            <w:div w:id="1000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889155">
      <w:bodyDiv w:val="1"/>
      <w:marLeft w:val="0"/>
      <w:marRight w:val="0"/>
      <w:marTop w:val="0"/>
      <w:marBottom w:val="0"/>
      <w:divBdr>
        <w:top w:val="none" w:sz="0" w:space="0" w:color="auto"/>
        <w:left w:val="none" w:sz="0" w:space="0" w:color="auto"/>
        <w:bottom w:val="none" w:sz="0" w:space="0" w:color="auto"/>
        <w:right w:val="none" w:sz="0" w:space="0" w:color="auto"/>
      </w:divBdr>
    </w:div>
    <w:div w:id="1268925688">
      <w:bodyDiv w:val="1"/>
      <w:marLeft w:val="0"/>
      <w:marRight w:val="0"/>
      <w:marTop w:val="0"/>
      <w:marBottom w:val="0"/>
      <w:divBdr>
        <w:top w:val="none" w:sz="0" w:space="0" w:color="auto"/>
        <w:left w:val="none" w:sz="0" w:space="0" w:color="auto"/>
        <w:bottom w:val="none" w:sz="0" w:space="0" w:color="auto"/>
        <w:right w:val="none" w:sz="0" w:space="0" w:color="auto"/>
      </w:divBdr>
    </w:div>
    <w:div w:id="1303120064">
      <w:bodyDiv w:val="1"/>
      <w:marLeft w:val="0"/>
      <w:marRight w:val="0"/>
      <w:marTop w:val="0"/>
      <w:marBottom w:val="0"/>
      <w:divBdr>
        <w:top w:val="none" w:sz="0" w:space="0" w:color="auto"/>
        <w:left w:val="none" w:sz="0" w:space="0" w:color="auto"/>
        <w:bottom w:val="none" w:sz="0" w:space="0" w:color="auto"/>
        <w:right w:val="none" w:sz="0" w:space="0" w:color="auto"/>
      </w:divBdr>
    </w:div>
    <w:div w:id="1335298317">
      <w:bodyDiv w:val="1"/>
      <w:marLeft w:val="0"/>
      <w:marRight w:val="0"/>
      <w:marTop w:val="0"/>
      <w:marBottom w:val="0"/>
      <w:divBdr>
        <w:top w:val="none" w:sz="0" w:space="0" w:color="auto"/>
        <w:left w:val="none" w:sz="0" w:space="0" w:color="auto"/>
        <w:bottom w:val="none" w:sz="0" w:space="0" w:color="auto"/>
        <w:right w:val="none" w:sz="0" w:space="0" w:color="auto"/>
      </w:divBdr>
      <w:divsChild>
        <w:div w:id="172456200">
          <w:marLeft w:val="480"/>
          <w:marRight w:val="0"/>
          <w:marTop w:val="0"/>
          <w:marBottom w:val="0"/>
          <w:divBdr>
            <w:top w:val="none" w:sz="0" w:space="0" w:color="auto"/>
            <w:left w:val="none" w:sz="0" w:space="0" w:color="auto"/>
            <w:bottom w:val="none" w:sz="0" w:space="0" w:color="auto"/>
            <w:right w:val="none" w:sz="0" w:space="0" w:color="auto"/>
          </w:divBdr>
          <w:divsChild>
            <w:div w:id="13020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0339">
      <w:bodyDiv w:val="1"/>
      <w:marLeft w:val="0"/>
      <w:marRight w:val="0"/>
      <w:marTop w:val="0"/>
      <w:marBottom w:val="0"/>
      <w:divBdr>
        <w:top w:val="none" w:sz="0" w:space="0" w:color="auto"/>
        <w:left w:val="none" w:sz="0" w:space="0" w:color="auto"/>
        <w:bottom w:val="none" w:sz="0" w:space="0" w:color="auto"/>
        <w:right w:val="none" w:sz="0" w:space="0" w:color="auto"/>
      </w:divBdr>
    </w:div>
    <w:div w:id="1547378781">
      <w:bodyDiv w:val="1"/>
      <w:marLeft w:val="0"/>
      <w:marRight w:val="0"/>
      <w:marTop w:val="0"/>
      <w:marBottom w:val="0"/>
      <w:divBdr>
        <w:top w:val="none" w:sz="0" w:space="0" w:color="auto"/>
        <w:left w:val="none" w:sz="0" w:space="0" w:color="auto"/>
        <w:bottom w:val="none" w:sz="0" w:space="0" w:color="auto"/>
        <w:right w:val="none" w:sz="0" w:space="0" w:color="auto"/>
      </w:divBdr>
    </w:div>
    <w:div w:id="1810587305">
      <w:bodyDiv w:val="1"/>
      <w:marLeft w:val="0"/>
      <w:marRight w:val="0"/>
      <w:marTop w:val="0"/>
      <w:marBottom w:val="0"/>
      <w:divBdr>
        <w:top w:val="none" w:sz="0" w:space="0" w:color="auto"/>
        <w:left w:val="none" w:sz="0" w:space="0" w:color="auto"/>
        <w:bottom w:val="none" w:sz="0" w:space="0" w:color="auto"/>
        <w:right w:val="none" w:sz="0" w:space="0" w:color="auto"/>
      </w:divBdr>
      <w:divsChild>
        <w:div w:id="1301153024">
          <w:marLeft w:val="0"/>
          <w:marRight w:val="0"/>
          <w:marTop w:val="0"/>
          <w:marBottom w:val="0"/>
          <w:divBdr>
            <w:top w:val="none" w:sz="0" w:space="0" w:color="auto"/>
            <w:left w:val="none" w:sz="0" w:space="0" w:color="auto"/>
            <w:bottom w:val="none" w:sz="0" w:space="0" w:color="auto"/>
            <w:right w:val="none" w:sz="0" w:space="0" w:color="auto"/>
          </w:divBdr>
          <w:divsChild>
            <w:div w:id="1654337121">
              <w:marLeft w:val="0"/>
              <w:marRight w:val="0"/>
              <w:marTop w:val="0"/>
              <w:marBottom w:val="0"/>
              <w:divBdr>
                <w:top w:val="none" w:sz="0" w:space="0" w:color="auto"/>
                <w:left w:val="none" w:sz="0" w:space="0" w:color="auto"/>
                <w:bottom w:val="none" w:sz="0" w:space="0" w:color="auto"/>
                <w:right w:val="none" w:sz="0" w:space="0" w:color="auto"/>
              </w:divBdr>
              <w:divsChild>
                <w:div w:id="10719252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18245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uillaume.dauphin@gmail.com" TargetMode="External"/><Relationship Id="rId13" Type="http://schemas.microsoft.com/office/2018/08/relationships/commentsExtensible" Target="commentsExtensible.xml"/><Relationship Id="rId18" Type="http://schemas.openxmlformats.org/officeDocument/2006/relationships/image" Target="media/image5.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g"/><Relationship Id="rId22" Type="http://schemas.openxmlformats.org/officeDocument/2006/relationships/image" Target="media/image9.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2AC09-1472-46F0-923D-43AEEE456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35</Pages>
  <Words>30650</Words>
  <Characters>174706</Characters>
  <Application>Microsoft Office Word</Application>
  <DocSecurity>0</DocSecurity>
  <Lines>1455</Lines>
  <Paragraphs>409</Paragraphs>
  <ScaleCrop>false</ScaleCrop>
  <Company/>
  <LinksUpToDate>false</LinksUpToDate>
  <CharactersWithSpaces>204947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Dauphin, Guillaume</dc:creator>
  <cp:keywords/>
  <dc:description/>
  <cp:lastModifiedBy>guillaume dauphin</cp:lastModifiedBy>
  <cp:revision>84</cp:revision>
  <cp:lastPrinted>2024-10-29T22:19:00Z</cp:lastPrinted>
  <dcterms:created xsi:type="dcterms:W3CDTF">2024-11-13T11:23:00Z</dcterms:created>
  <dcterms:modified xsi:type="dcterms:W3CDTF">2024-12-06T17:01:00Z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id="E7gPaJmI"/&gt;&lt;style id="http://www.zotero.org/styles/canadian-journal-of-fisheries-and-aquatic-sciences" hasBibliography="1" bibliographyStyleHasBeenSet="1"/&gt;&lt;prefs&gt;&lt;pref name="fieldType" value="Fi</vt:lpwstr>
  </property>
  <property fmtid="{D5CDD505-2E9C-101B-9397-08002B2CF9AE}" pid="3" name="ZOTERO_PREF_2">
    <vt:lpwstr>eld"/&gt;&lt;pref name="automaticJournalAbbreviations" value="true"/&gt;&lt;/prefs&gt;&lt;/data&gt;</vt:lpwstr>
  </property>
</Properties>
</file>